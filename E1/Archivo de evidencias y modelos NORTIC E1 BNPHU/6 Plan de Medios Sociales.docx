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3D327" w14:textId="77777777" w:rsidR="00F05FA9" w:rsidRPr="006D59E6" w:rsidRDefault="00F05FA9" w:rsidP="006D59E6">
      <w:pPr>
        <w:spacing w:before="19" w:line="276" w:lineRule="auto"/>
        <w:ind w:left="112"/>
        <w:rPr>
          <w:rFonts w:ascii="Calibri Light" w:hAnsi="Calibri Light"/>
          <w:b/>
          <w:color w:val="234483"/>
          <w:spacing w:val="-1"/>
          <w:w w:val="120"/>
          <w:sz w:val="24"/>
          <w:szCs w:val="24"/>
        </w:rPr>
      </w:pPr>
    </w:p>
    <w:p w14:paraId="032C2087" w14:textId="77777777"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24"/>
          <w:szCs w:val="24"/>
          <w:shd w:val="clear" w:color="auto" w:fill="FFFFFF"/>
        </w:rPr>
      </w:pPr>
    </w:p>
    <w:p w14:paraId="4EE89BA1" w14:textId="77777777"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24"/>
          <w:szCs w:val="24"/>
          <w:shd w:val="clear" w:color="auto" w:fill="FFFFFF"/>
        </w:rPr>
      </w:pPr>
    </w:p>
    <w:p w14:paraId="4CA75F5C" w14:textId="77777777"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24"/>
          <w:szCs w:val="24"/>
          <w:shd w:val="clear" w:color="auto" w:fill="FFFFFF"/>
        </w:rPr>
      </w:pPr>
    </w:p>
    <w:p w14:paraId="4C021E2B" w14:textId="77777777"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24"/>
          <w:szCs w:val="24"/>
          <w:shd w:val="clear" w:color="auto" w:fill="FFFFFF"/>
        </w:rPr>
      </w:pPr>
    </w:p>
    <w:p w14:paraId="49237D02" w14:textId="77777777"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48"/>
          <w:szCs w:val="24"/>
          <w:shd w:val="clear" w:color="auto" w:fill="FFFFFF"/>
        </w:rPr>
      </w:pPr>
    </w:p>
    <w:p w14:paraId="48D85B23" w14:textId="668F087A" w:rsidR="00F05FA9" w:rsidRPr="006D59E6" w:rsidRDefault="00783202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48"/>
          <w:szCs w:val="24"/>
          <w:shd w:val="clear" w:color="auto" w:fill="FFFFFF"/>
        </w:rPr>
      </w:pPr>
      <w:r w:rsidRPr="00C204FA">
        <w:rPr>
          <w:noProof/>
          <w:lang w:val="es-ES" w:eastAsia="es-ES"/>
        </w:rPr>
        <w:drawing>
          <wp:inline distT="0" distB="0" distL="0" distR="0" wp14:anchorId="1845273C" wp14:editId="4F8D7118">
            <wp:extent cx="1558102" cy="1673525"/>
            <wp:effectExtent l="0" t="0" r="4445" b="3175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525" cy="1750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2D2442" w14:textId="77777777" w:rsidR="00F05FA9" w:rsidRPr="006D59E6" w:rsidRDefault="00F05FA9" w:rsidP="006D59E6">
      <w:pPr>
        <w:spacing w:line="276" w:lineRule="auto"/>
        <w:jc w:val="center"/>
        <w:rPr>
          <w:rFonts w:ascii="Calibri Light" w:hAnsi="Calibri Light"/>
          <w:color w:val="000000" w:themeColor="text1"/>
          <w:sz w:val="48"/>
          <w:szCs w:val="24"/>
        </w:rPr>
      </w:pPr>
    </w:p>
    <w:p w14:paraId="71D4C9F2" w14:textId="77777777" w:rsidR="00F05FA9" w:rsidRPr="006D59E6" w:rsidRDefault="00F05FA9" w:rsidP="006D59E6">
      <w:pPr>
        <w:spacing w:line="276" w:lineRule="auto"/>
        <w:jc w:val="center"/>
        <w:rPr>
          <w:rFonts w:ascii="Calibri Light" w:hAnsi="Calibri Light"/>
          <w:color w:val="000000" w:themeColor="text1"/>
          <w:sz w:val="48"/>
          <w:szCs w:val="24"/>
        </w:rPr>
      </w:pPr>
    </w:p>
    <w:p w14:paraId="0B543E2E" w14:textId="77777777" w:rsidR="00F05FA9" w:rsidRPr="006D59E6" w:rsidRDefault="00F05FA9" w:rsidP="006D59E6">
      <w:pPr>
        <w:spacing w:line="276" w:lineRule="auto"/>
        <w:jc w:val="center"/>
        <w:rPr>
          <w:rFonts w:ascii="Calibri Light" w:hAnsi="Calibri Light"/>
          <w:color w:val="000000" w:themeColor="text1"/>
          <w:sz w:val="48"/>
          <w:szCs w:val="24"/>
        </w:rPr>
      </w:pPr>
    </w:p>
    <w:p w14:paraId="39E22887" w14:textId="77777777" w:rsidR="00F05FA9" w:rsidRPr="006D59E6" w:rsidRDefault="00F05FA9" w:rsidP="006D59E6">
      <w:pPr>
        <w:spacing w:line="276" w:lineRule="auto"/>
        <w:jc w:val="center"/>
        <w:rPr>
          <w:rFonts w:ascii="Calibri Light" w:hAnsi="Calibri Light"/>
          <w:color w:val="000000" w:themeColor="text1"/>
          <w:sz w:val="24"/>
          <w:szCs w:val="24"/>
        </w:rPr>
      </w:pPr>
    </w:p>
    <w:p w14:paraId="34399743" w14:textId="77777777" w:rsidR="00F05FA9" w:rsidRPr="006D59E6" w:rsidRDefault="00F05FA9" w:rsidP="006D59E6">
      <w:pPr>
        <w:spacing w:line="276" w:lineRule="auto"/>
        <w:jc w:val="center"/>
        <w:rPr>
          <w:rFonts w:ascii="Calibri Light" w:hAnsi="Calibri Light"/>
          <w:color w:val="000000" w:themeColor="text1"/>
          <w:sz w:val="24"/>
          <w:szCs w:val="24"/>
        </w:rPr>
      </w:pPr>
    </w:p>
    <w:p w14:paraId="206CC57A" w14:textId="77777777" w:rsidR="00F05FA9" w:rsidRPr="006D59E6" w:rsidRDefault="00F05FA9" w:rsidP="006D59E6">
      <w:pPr>
        <w:spacing w:line="276" w:lineRule="auto"/>
        <w:jc w:val="center"/>
        <w:rPr>
          <w:rFonts w:ascii="Calibri Light" w:hAnsi="Calibri Light" w:cs="Arial"/>
          <w:color w:val="000000" w:themeColor="text1"/>
          <w:sz w:val="24"/>
          <w:szCs w:val="24"/>
          <w:shd w:val="clear" w:color="auto" w:fill="FFFFFF"/>
        </w:rPr>
      </w:pPr>
      <w:r w:rsidRPr="006D59E6">
        <w:rPr>
          <w:rFonts w:ascii="Calibri Light" w:hAnsi="Calibri Light" w:cs="Arial"/>
          <w:color w:val="000000" w:themeColor="text1"/>
          <w:sz w:val="24"/>
          <w:szCs w:val="24"/>
          <w:shd w:val="clear" w:color="auto" w:fill="FFFFFF"/>
        </w:rPr>
        <w:t xml:space="preserve">                                                                   </w:t>
      </w:r>
    </w:p>
    <w:p w14:paraId="07E08E86" w14:textId="3E4F9CFC" w:rsidR="00F05FA9" w:rsidRPr="006D59E6" w:rsidRDefault="00783202" w:rsidP="6FB87483">
      <w:pPr>
        <w:spacing w:line="276" w:lineRule="auto"/>
        <w:jc w:val="center"/>
        <w:rPr>
          <w:rFonts w:ascii="Calibri Light" w:hAnsi="Calibri Light" w:cs="Arial"/>
          <w:b/>
          <w:color w:val="000000" w:themeColor="text1"/>
          <w:sz w:val="32"/>
          <w:szCs w:val="32"/>
          <w:shd w:val="clear" w:color="auto" w:fill="FFFFFF"/>
        </w:rPr>
      </w:pPr>
      <w:r w:rsidRPr="6FB87483">
        <w:rPr>
          <w:rFonts w:ascii="Calibri Light" w:hAnsi="Calibri Light" w:cs="Arial"/>
          <w:b/>
          <w:color w:val="000000" w:themeColor="text1"/>
          <w:sz w:val="32"/>
          <w:szCs w:val="32"/>
          <w:shd w:val="clear" w:color="auto" w:fill="FFFFFF"/>
        </w:rPr>
        <w:t>BIBLIOTECA NACIONAL PEDRO HENR</w:t>
      </w:r>
      <w:r w:rsidR="005C3495" w:rsidRPr="6FB87483">
        <w:rPr>
          <w:rFonts w:ascii="Calibri Light" w:hAnsi="Calibri Light" w:cs="Arial"/>
          <w:b/>
          <w:color w:val="000000" w:themeColor="text1"/>
          <w:sz w:val="32"/>
          <w:szCs w:val="32"/>
          <w:shd w:val="clear" w:color="auto" w:fill="FFFFFF"/>
        </w:rPr>
        <w:t>Í</w:t>
      </w:r>
      <w:r w:rsidRPr="6FB87483">
        <w:rPr>
          <w:rFonts w:ascii="Calibri Light" w:hAnsi="Calibri Light" w:cs="Arial"/>
          <w:b/>
          <w:color w:val="000000" w:themeColor="text1"/>
          <w:sz w:val="32"/>
          <w:szCs w:val="32"/>
          <w:shd w:val="clear" w:color="auto" w:fill="FFFFFF"/>
        </w:rPr>
        <w:t>QUEZ URE</w:t>
      </w:r>
      <w:r w:rsidR="005C3495" w:rsidRPr="6FB87483">
        <w:rPr>
          <w:rFonts w:ascii="Calibri Light" w:hAnsi="Calibri Light" w:cs="Arial"/>
          <w:b/>
          <w:color w:val="000000" w:themeColor="text1"/>
          <w:sz w:val="32"/>
          <w:szCs w:val="32"/>
          <w:shd w:val="clear" w:color="auto" w:fill="FFFFFF"/>
        </w:rPr>
        <w:t>Ñ</w:t>
      </w:r>
      <w:r w:rsidRPr="6FB87483">
        <w:rPr>
          <w:rFonts w:ascii="Calibri Light" w:hAnsi="Calibri Light" w:cs="Arial"/>
          <w:b/>
          <w:color w:val="000000" w:themeColor="text1"/>
          <w:sz w:val="32"/>
          <w:szCs w:val="32"/>
          <w:shd w:val="clear" w:color="auto" w:fill="FFFFFF"/>
        </w:rPr>
        <w:t>A</w:t>
      </w:r>
    </w:p>
    <w:p w14:paraId="4CC85CCE" w14:textId="77777777" w:rsidR="00F05FA9" w:rsidRPr="006D59E6" w:rsidRDefault="00F05FA9" w:rsidP="006D59E6">
      <w:pPr>
        <w:spacing w:line="276" w:lineRule="auto"/>
        <w:jc w:val="center"/>
        <w:rPr>
          <w:rFonts w:ascii="Calibri Light" w:hAnsi="Calibri Light"/>
          <w:color w:val="000000" w:themeColor="text1"/>
          <w:sz w:val="24"/>
          <w:szCs w:val="24"/>
        </w:rPr>
      </w:pPr>
    </w:p>
    <w:p w14:paraId="3D9D3888" w14:textId="77777777" w:rsidR="00F05FA9" w:rsidRPr="006D59E6" w:rsidRDefault="00F05FA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14:paraId="438110BF" w14:textId="3021CD2E" w:rsidR="6FB87483" w:rsidRDefault="6FB87483" w:rsidP="6FB87483">
      <w:pPr>
        <w:spacing w:before="19" w:line="276" w:lineRule="auto"/>
        <w:ind w:left="112"/>
        <w:rPr>
          <w:b/>
          <w:bCs/>
          <w:color w:val="000000" w:themeColor="text1"/>
        </w:rPr>
      </w:pPr>
    </w:p>
    <w:p w14:paraId="45C2BD6D" w14:textId="06803401" w:rsidR="6FB87483" w:rsidRDefault="6FB87483" w:rsidP="6FB87483">
      <w:pPr>
        <w:spacing w:before="19" w:line="276" w:lineRule="auto"/>
        <w:ind w:left="112"/>
        <w:rPr>
          <w:b/>
          <w:bCs/>
          <w:color w:val="000000" w:themeColor="text1"/>
        </w:rPr>
      </w:pPr>
    </w:p>
    <w:p w14:paraId="6D084CCB" w14:textId="04036878" w:rsidR="6FB87483" w:rsidRDefault="6FB87483" w:rsidP="6FB87483">
      <w:pPr>
        <w:spacing w:before="19" w:line="276" w:lineRule="auto"/>
        <w:ind w:left="112"/>
        <w:rPr>
          <w:b/>
          <w:bCs/>
          <w:color w:val="000000" w:themeColor="text1"/>
        </w:rPr>
      </w:pPr>
    </w:p>
    <w:p w14:paraId="784CC39A" w14:textId="5A22BC28" w:rsidR="6FB87483" w:rsidRDefault="6FB87483" w:rsidP="6FB87483">
      <w:pPr>
        <w:spacing w:before="19" w:line="276" w:lineRule="auto"/>
        <w:ind w:left="112"/>
        <w:rPr>
          <w:b/>
          <w:bCs/>
          <w:color w:val="000000" w:themeColor="text1"/>
        </w:rPr>
      </w:pPr>
    </w:p>
    <w:p w14:paraId="7211EC25" w14:textId="403C03C0" w:rsidR="6FB87483" w:rsidRDefault="6FB87483" w:rsidP="6FB87483">
      <w:pPr>
        <w:spacing w:before="19" w:line="276" w:lineRule="auto"/>
        <w:ind w:left="112"/>
        <w:rPr>
          <w:b/>
          <w:bCs/>
          <w:color w:val="000000" w:themeColor="text1"/>
        </w:rPr>
      </w:pPr>
    </w:p>
    <w:p w14:paraId="1E4D0EC0" w14:textId="1F332A94" w:rsidR="6FB87483" w:rsidRDefault="6FB87483" w:rsidP="6FB87483">
      <w:pPr>
        <w:spacing w:before="19" w:line="276" w:lineRule="auto"/>
        <w:ind w:left="112"/>
        <w:rPr>
          <w:b/>
          <w:bCs/>
          <w:color w:val="000000" w:themeColor="text1"/>
        </w:rPr>
      </w:pPr>
    </w:p>
    <w:p w14:paraId="346078E6" w14:textId="3D4049EB" w:rsidR="6FB87483" w:rsidRDefault="6FB87483" w:rsidP="6FB87483">
      <w:pPr>
        <w:spacing w:before="19" w:line="276" w:lineRule="auto"/>
        <w:ind w:left="112"/>
        <w:rPr>
          <w:b/>
          <w:bCs/>
          <w:color w:val="000000" w:themeColor="text1"/>
        </w:rPr>
      </w:pPr>
    </w:p>
    <w:p w14:paraId="538E903F" w14:textId="77777777" w:rsidR="00F05FA9" w:rsidRPr="006D59E6" w:rsidRDefault="00F05FA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14:paraId="1F40AEBC" w14:textId="4F05F614" w:rsidR="00F05FA9" w:rsidRDefault="00F05FA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14:paraId="32BE4DE2" w14:textId="77777777" w:rsidR="00783202" w:rsidRPr="006D59E6" w:rsidRDefault="00783202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14:paraId="0F7C20B7" w14:textId="77777777" w:rsidR="00F05FA9" w:rsidRPr="006D59E6" w:rsidRDefault="00F05FA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14:paraId="27FFCBB9" w14:textId="77777777" w:rsidR="00F05FA9" w:rsidRPr="006D59E6" w:rsidRDefault="00F05FA9" w:rsidP="006D59E6">
      <w:pPr>
        <w:spacing w:before="19" w:line="276" w:lineRule="auto"/>
        <w:ind w:left="112"/>
        <w:rPr>
          <w:rFonts w:ascii="Calibri Light" w:hAnsi="Calibri Light"/>
          <w:b/>
          <w:color w:val="000000" w:themeColor="text1"/>
          <w:spacing w:val="-1"/>
          <w:w w:val="120"/>
          <w:sz w:val="24"/>
          <w:szCs w:val="24"/>
        </w:rPr>
      </w:pPr>
    </w:p>
    <w:p w14:paraId="4A559F22" w14:textId="73E5468E" w:rsidR="00F05FA9" w:rsidRPr="006D59E6" w:rsidRDefault="00F05FA9" w:rsidP="006D59E6">
      <w:pPr>
        <w:spacing w:line="276" w:lineRule="auto"/>
        <w:rPr>
          <w:rFonts w:ascii="Calibri Light" w:hAnsi="Calibri Light"/>
          <w:b/>
          <w:color w:val="000000" w:themeColor="text1"/>
          <w:w w:val="122"/>
          <w:sz w:val="24"/>
          <w:szCs w:val="24"/>
        </w:rPr>
      </w:pPr>
      <w:r w:rsidRPr="006D59E6">
        <w:rPr>
          <w:rFonts w:ascii="Calibri Light" w:hAnsi="Calibri Light"/>
          <w:b/>
          <w:color w:val="000000" w:themeColor="text1"/>
          <w:w w:val="122"/>
          <w:sz w:val="24"/>
          <w:szCs w:val="24"/>
        </w:rPr>
        <w:lastRenderedPageBreak/>
        <w:tab/>
      </w:r>
    </w:p>
    <w:p w14:paraId="51C6AF6C" w14:textId="77777777" w:rsidR="00C06592" w:rsidRPr="006D59E6" w:rsidRDefault="00FC47F4" w:rsidP="006D59E6">
      <w:pPr>
        <w:spacing w:line="276" w:lineRule="auto"/>
        <w:rPr>
          <w:rFonts w:ascii="Calibri Light" w:hAnsi="Calibri Light"/>
          <w:b/>
          <w:color w:val="000000" w:themeColor="text1"/>
          <w:w w:val="122"/>
          <w:sz w:val="32"/>
          <w:szCs w:val="24"/>
        </w:rPr>
      </w:pPr>
      <w:r>
        <w:rPr>
          <w:rFonts w:ascii="Calibri Light" w:hAnsi="Calibri Light"/>
          <w:b/>
          <w:color w:val="000000" w:themeColor="text1"/>
          <w:w w:val="122"/>
          <w:sz w:val="32"/>
          <w:szCs w:val="24"/>
        </w:rPr>
        <w:t>Í</w:t>
      </w:r>
      <w:r w:rsidR="00F05FA9" w:rsidRPr="006D59E6">
        <w:rPr>
          <w:rFonts w:ascii="Calibri Light" w:hAnsi="Calibri Light"/>
          <w:b/>
          <w:color w:val="000000" w:themeColor="text1"/>
          <w:w w:val="122"/>
          <w:sz w:val="32"/>
          <w:szCs w:val="24"/>
        </w:rPr>
        <w:t>NDICE</w:t>
      </w:r>
    </w:p>
    <w:p w14:paraId="4E44946E" w14:textId="77777777" w:rsidR="00F05FA9" w:rsidRPr="00021584" w:rsidRDefault="00F05FA9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</w:p>
    <w:p w14:paraId="093CEAC2" w14:textId="77777777" w:rsidR="00783202" w:rsidRDefault="00783202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</w:p>
    <w:p w14:paraId="04D55078" w14:textId="33A41FB3" w:rsidR="00783202" w:rsidRDefault="00783202" w:rsidP="00783202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  <w:r w:rsidRPr="00021584">
        <w:rPr>
          <w:rFonts w:ascii="Calibri Light" w:hAnsi="Calibri Light"/>
          <w:b/>
          <w:color w:val="000000" w:themeColor="text1"/>
          <w:w w:val="122"/>
          <w:sz w:val="24"/>
        </w:rPr>
        <w:t xml:space="preserve">Objetivos </w:t>
      </w:r>
      <w:r>
        <w:br/>
      </w:r>
      <w:r w:rsidRPr="24B298F2">
        <w:rPr>
          <w:rFonts w:ascii="Calibri Light" w:hAnsi="Calibri Light"/>
          <w:color w:val="000000" w:themeColor="text1"/>
          <w:w w:val="122"/>
          <w:sz w:val="24"/>
          <w:szCs w:val="24"/>
        </w:rPr>
        <w:t>(Medibles, Alcanzables, Comprensibles)</w:t>
      </w:r>
    </w:p>
    <w:p w14:paraId="520BEDF2" w14:textId="77777777" w:rsidR="00F05FA9" w:rsidRPr="00021584" w:rsidRDefault="00F05FA9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</w:p>
    <w:p w14:paraId="2EB42B4A" w14:textId="77777777" w:rsidR="00F05FA9" w:rsidRPr="00021584" w:rsidRDefault="00F05FA9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  <w:r w:rsidRPr="00021584">
        <w:rPr>
          <w:rFonts w:ascii="Calibri Light" w:hAnsi="Calibri Light"/>
          <w:b/>
          <w:color w:val="000000" w:themeColor="text1"/>
          <w:w w:val="122"/>
          <w:sz w:val="24"/>
        </w:rPr>
        <w:t>Alcance</w:t>
      </w:r>
      <w:r w:rsidR="003A46E6" w:rsidRPr="00021584">
        <w:rPr>
          <w:rFonts w:ascii="Calibri Light" w:hAnsi="Calibri Light"/>
          <w:b/>
          <w:color w:val="000000" w:themeColor="text1"/>
          <w:w w:val="122"/>
          <w:sz w:val="24"/>
        </w:rPr>
        <w:t xml:space="preserve"> del plan de medios</w:t>
      </w:r>
    </w:p>
    <w:p w14:paraId="50ED8F92" w14:textId="77777777" w:rsidR="00F05FA9" w:rsidRPr="00021584" w:rsidRDefault="00F05FA9" w:rsidP="24B298F2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  <w:szCs w:val="24"/>
        </w:rPr>
      </w:pPr>
      <w:r w:rsidRPr="24B298F2">
        <w:rPr>
          <w:rFonts w:ascii="Calibri Light" w:hAnsi="Calibri Light"/>
          <w:color w:val="000000" w:themeColor="text1"/>
          <w:w w:val="122"/>
          <w:sz w:val="24"/>
          <w:szCs w:val="24"/>
        </w:rPr>
        <w:t>Análisis del estado inicial (Situación actual)</w:t>
      </w:r>
    </w:p>
    <w:p w14:paraId="44A9BE23" w14:textId="77777777" w:rsidR="00C06592" w:rsidRPr="00C255CB" w:rsidRDefault="00C06592" w:rsidP="24B298F2">
      <w:pPr>
        <w:spacing w:line="276" w:lineRule="auto"/>
        <w:jc w:val="both"/>
        <w:rPr>
          <w:rFonts w:ascii="Calibri Light" w:hAnsi="Calibri Light"/>
          <w:w w:val="122"/>
          <w:sz w:val="24"/>
          <w:szCs w:val="24"/>
        </w:rPr>
      </w:pPr>
      <w:r w:rsidRPr="1CF49D58">
        <w:rPr>
          <w:rFonts w:ascii="Calibri Light" w:hAnsi="Calibri Light"/>
          <w:w w:val="122"/>
          <w:sz w:val="24"/>
          <w:szCs w:val="24"/>
        </w:rPr>
        <w:t>Perfiles en redes sociales</w:t>
      </w:r>
    </w:p>
    <w:p w14:paraId="3EF02659" w14:textId="77777777" w:rsidR="003A46E6" w:rsidRPr="00C255CB" w:rsidRDefault="003A46E6" w:rsidP="24B298F2">
      <w:pPr>
        <w:spacing w:line="276" w:lineRule="auto"/>
        <w:jc w:val="both"/>
        <w:rPr>
          <w:rFonts w:ascii="Calibri Light" w:hAnsi="Calibri Light"/>
          <w:w w:val="122"/>
          <w:sz w:val="24"/>
          <w:szCs w:val="24"/>
        </w:rPr>
      </w:pPr>
      <w:r w:rsidRPr="1CF49D58">
        <w:rPr>
          <w:rFonts w:ascii="Calibri Light" w:hAnsi="Calibri Light"/>
          <w:w w:val="122"/>
          <w:sz w:val="24"/>
          <w:szCs w:val="24"/>
        </w:rPr>
        <w:t>Número de seguidores</w:t>
      </w:r>
    </w:p>
    <w:p w14:paraId="1DFBF1CF" w14:textId="77777777" w:rsidR="00F05FA9" w:rsidRPr="006D59E6" w:rsidRDefault="00F05FA9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657864FE" w14:textId="77777777" w:rsidR="00F05FA9" w:rsidRPr="00021584" w:rsidRDefault="00F05FA9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  <w:r w:rsidRPr="00021584">
        <w:rPr>
          <w:rFonts w:ascii="Calibri Light" w:hAnsi="Calibri Light"/>
          <w:b/>
          <w:color w:val="000000" w:themeColor="text1"/>
          <w:w w:val="122"/>
          <w:sz w:val="24"/>
        </w:rPr>
        <w:t xml:space="preserve">Requerimientos para llevar a cabo el plan de </w:t>
      </w:r>
      <w:r w:rsidR="007030FD" w:rsidRPr="00021584">
        <w:rPr>
          <w:rFonts w:ascii="Calibri Light" w:hAnsi="Calibri Light"/>
          <w:b/>
          <w:color w:val="000000" w:themeColor="text1"/>
          <w:w w:val="122"/>
          <w:sz w:val="24"/>
        </w:rPr>
        <w:t>medios sociales</w:t>
      </w:r>
    </w:p>
    <w:p w14:paraId="56C75976" w14:textId="51339DB2" w:rsidR="00F05FA9" w:rsidRPr="006D59E6" w:rsidRDefault="00F05FA9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 w:rsidRPr="006D59E6">
        <w:rPr>
          <w:rFonts w:ascii="Calibri Light" w:hAnsi="Calibri Light"/>
          <w:color w:val="000000" w:themeColor="text1"/>
          <w:w w:val="122"/>
          <w:sz w:val="24"/>
        </w:rPr>
        <w:t>Requerimientos técnicos</w:t>
      </w:r>
    </w:p>
    <w:p w14:paraId="38BFE101" w14:textId="77777777" w:rsidR="00F05FA9" w:rsidRPr="006D59E6" w:rsidRDefault="00F05FA9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 w:rsidRPr="006D59E6">
        <w:rPr>
          <w:rFonts w:ascii="Calibri Light" w:hAnsi="Calibri Light"/>
          <w:color w:val="000000" w:themeColor="text1"/>
          <w:w w:val="122"/>
          <w:sz w:val="24"/>
        </w:rPr>
        <w:t>Requerimiento de personal</w:t>
      </w:r>
    </w:p>
    <w:p w14:paraId="3427B4BD" w14:textId="77777777" w:rsidR="00F05FA9" w:rsidRPr="006D59E6" w:rsidRDefault="00F05FA9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724D742C" w14:textId="77777777" w:rsidR="00C00150" w:rsidRPr="00021584" w:rsidRDefault="00C00150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  <w:r w:rsidRPr="00021584">
        <w:rPr>
          <w:rFonts w:ascii="Calibri Light" w:hAnsi="Calibri Light"/>
          <w:b/>
          <w:color w:val="000000" w:themeColor="text1"/>
          <w:w w:val="122"/>
          <w:sz w:val="24"/>
        </w:rPr>
        <w:t>Funciones y Responsabilidades del Equipo</w:t>
      </w:r>
    </w:p>
    <w:p w14:paraId="206EC10F" w14:textId="77777777" w:rsidR="00C00150" w:rsidRPr="00021584" w:rsidRDefault="00C00150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</w:p>
    <w:p w14:paraId="53F126B4" w14:textId="77777777" w:rsidR="00F05FA9" w:rsidRPr="00021584" w:rsidRDefault="00F05FA9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  <w:r w:rsidRPr="00021584">
        <w:rPr>
          <w:rFonts w:ascii="Calibri Light" w:hAnsi="Calibri Light"/>
          <w:b/>
          <w:color w:val="000000" w:themeColor="text1"/>
          <w:w w:val="122"/>
          <w:sz w:val="24"/>
        </w:rPr>
        <w:t xml:space="preserve">Estrategias de </w:t>
      </w:r>
      <w:r w:rsidR="00920FCB" w:rsidRPr="00021584">
        <w:rPr>
          <w:rFonts w:ascii="Calibri Light" w:hAnsi="Calibri Light"/>
          <w:b/>
          <w:color w:val="000000" w:themeColor="text1"/>
          <w:w w:val="122"/>
          <w:sz w:val="24"/>
        </w:rPr>
        <w:t>trabajo</w:t>
      </w:r>
    </w:p>
    <w:p w14:paraId="6566A174" w14:textId="77777777" w:rsidR="00021584" w:rsidRDefault="00021584" w:rsidP="00021584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 w:rsidRPr="006D59E6">
        <w:rPr>
          <w:rFonts w:ascii="Calibri Light" w:hAnsi="Calibri Light"/>
          <w:color w:val="000000" w:themeColor="text1"/>
          <w:w w:val="122"/>
          <w:sz w:val="24"/>
        </w:rPr>
        <w:t xml:space="preserve">Canales y redes </w:t>
      </w:r>
      <w:r w:rsidR="00FC47F4">
        <w:rPr>
          <w:rFonts w:ascii="Calibri Light" w:hAnsi="Calibri Light"/>
          <w:color w:val="000000" w:themeColor="text1"/>
          <w:w w:val="122"/>
          <w:sz w:val="24"/>
        </w:rPr>
        <w:t>sociales en las que se publicará</w:t>
      </w:r>
      <w:r w:rsidRPr="006D59E6">
        <w:rPr>
          <w:rFonts w:ascii="Calibri Light" w:hAnsi="Calibri Light"/>
          <w:color w:val="000000" w:themeColor="text1"/>
          <w:w w:val="122"/>
          <w:sz w:val="24"/>
        </w:rPr>
        <w:t xml:space="preserve"> el contenido</w:t>
      </w:r>
    </w:p>
    <w:p w14:paraId="2D4CC5B8" w14:textId="77777777" w:rsidR="00021584" w:rsidRDefault="00021584" w:rsidP="00021584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 w:rsidRPr="006D59E6">
        <w:rPr>
          <w:rFonts w:ascii="Calibri Light" w:hAnsi="Calibri Light"/>
          <w:color w:val="000000" w:themeColor="text1"/>
          <w:w w:val="122"/>
          <w:sz w:val="24"/>
        </w:rPr>
        <w:t>Lenguaje y tipo de comunicación</w:t>
      </w:r>
    </w:p>
    <w:p w14:paraId="7549F0DE" w14:textId="77777777" w:rsidR="00E251A5" w:rsidRDefault="00E251A5" w:rsidP="00021584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 w:rsidRPr="00C6459B">
        <w:rPr>
          <w:rFonts w:ascii="Calibri Light" w:hAnsi="Calibri Light"/>
          <w:color w:val="000000" w:themeColor="text1"/>
          <w:w w:val="122"/>
          <w:sz w:val="24"/>
        </w:rPr>
        <w:t>Campañas o temporadas importantes</w:t>
      </w:r>
    </w:p>
    <w:p w14:paraId="30AA6A5D" w14:textId="77777777" w:rsidR="00E251A5" w:rsidRDefault="00E251A5" w:rsidP="00021584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>
        <w:rPr>
          <w:rFonts w:ascii="Calibri Light" w:hAnsi="Calibri Light"/>
          <w:color w:val="000000" w:themeColor="text1"/>
          <w:w w:val="122"/>
          <w:sz w:val="24"/>
        </w:rPr>
        <w:t>E</w:t>
      </w:r>
      <w:r w:rsidRPr="004D3908">
        <w:rPr>
          <w:rFonts w:ascii="Calibri Light" w:hAnsi="Calibri Light"/>
          <w:color w:val="000000" w:themeColor="text1"/>
          <w:w w:val="122"/>
          <w:sz w:val="24"/>
        </w:rPr>
        <w:t>tiquetas (Hashtags)</w:t>
      </w:r>
    </w:p>
    <w:p w14:paraId="14BF330D" w14:textId="77777777" w:rsidR="00021584" w:rsidRPr="006D59E6" w:rsidRDefault="00021584" w:rsidP="00021584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 w:rsidRPr="006D59E6">
        <w:rPr>
          <w:rFonts w:ascii="Calibri Light" w:hAnsi="Calibri Light"/>
          <w:color w:val="000000" w:themeColor="text1"/>
          <w:w w:val="122"/>
          <w:sz w:val="24"/>
        </w:rPr>
        <w:t>Herramientas de monitoreo a utilizar</w:t>
      </w:r>
    </w:p>
    <w:p w14:paraId="06163538" w14:textId="77777777" w:rsidR="003A46E6" w:rsidRDefault="003A46E6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 w:rsidRPr="006D59E6">
        <w:rPr>
          <w:rFonts w:ascii="Calibri Light" w:hAnsi="Calibri Light"/>
          <w:color w:val="000000" w:themeColor="text1"/>
          <w:w w:val="122"/>
          <w:sz w:val="24"/>
        </w:rPr>
        <w:t xml:space="preserve">Público objetivo - Target </w:t>
      </w:r>
      <w:r w:rsidRPr="006D59E6">
        <w:rPr>
          <w:rFonts w:ascii="Calibri Light" w:hAnsi="Calibri Light"/>
          <w:color w:val="000000" w:themeColor="text1"/>
          <w:w w:val="122"/>
          <w:sz w:val="24"/>
        </w:rPr>
        <w:tab/>
      </w:r>
    </w:p>
    <w:p w14:paraId="1D04615D" w14:textId="77777777" w:rsidR="00E251A5" w:rsidRDefault="00E251A5" w:rsidP="00E251A5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>
        <w:rPr>
          <w:rFonts w:ascii="Calibri Light" w:hAnsi="Calibri Light"/>
          <w:color w:val="000000" w:themeColor="text1"/>
          <w:w w:val="122"/>
          <w:sz w:val="24"/>
        </w:rPr>
        <w:t>Elementos multimedia</w:t>
      </w:r>
    </w:p>
    <w:p w14:paraId="4C17F338" w14:textId="77777777" w:rsidR="00E251A5" w:rsidRPr="006D59E6" w:rsidRDefault="00E251A5" w:rsidP="00E251A5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>
        <w:rPr>
          <w:rFonts w:ascii="Calibri Light" w:hAnsi="Calibri Light"/>
          <w:color w:val="000000" w:themeColor="text1"/>
          <w:w w:val="122"/>
          <w:sz w:val="24"/>
        </w:rPr>
        <w:t>Clasificación del contenido</w:t>
      </w:r>
    </w:p>
    <w:p w14:paraId="4DDA7B4B" w14:textId="77777777" w:rsidR="006F579F" w:rsidRPr="00021584" w:rsidRDefault="006F579F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</w:p>
    <w:p w14:paraId="51B8BED1" w14:textId="77777777" w:rsidR="00C06592" w:rsidRPr="00021584" w:rsidRDefault="0093050F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  <w:r>
        <w:rPr>
          <w:rFonts w:ascii="Calibri Light" w:hAnsi="Calibri Light"/>
          <w:b/>
          <w:color w:val="000000" w:themeColor="text1"/>
          <w:w w:val="122"/>
          <w:sz w:val="24"/>
        </w:rPr>
        <w:t>Información general c</w:t>
      </w:r>
      <w:r w:rsidR="00C06592" w:rsidRPr="00021584">
        <w:rPr>
          <w:rFonts w:ascii="Calibri Light" w:hAnsi="Calibri Light"/>
          <w:b/>
          <w:color w:val="000000" w:themeColor="text1"/>
          <w:w w:val="122"/>
          <w:sz w:val="24"/>
        </w:rPr>
        <w:t xml:space="preserve">alendario de publicaciones </w:t>
      </w:r>
    </w:p>
    <w:p w14:paraId="377D3836" w14:textId="77777777" w:rsidR="00C06592" w:rsidRPr="006D59E6" w:rsidRDefault="00A26916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>
        <w:rPr>
          <w:rFonts w:ascii="Calibri Light" w:hAnsi="Calibri Light"/>
          <w:color w:val="000000" w:themeColor="text1"/>
          <w:w w:val="122"/>
          <w:sz w:val="24"/>
        </w:rPr>
        <w:t>Re</w:t>
      </w:r>
      <w:r w:rsidRPr="006D59E6">
        <w:rPr>
          <w:rFonts w:ascii="Calibri Light" w:hAnsi="Calibri Light"/>
          <w:color w:val="000000" w:themeColor="text1"/>
          <w:w w:val="122"/>
          <w:sz w:val="24"/>
        </w:rPr>
        <w:t>des</w:t>
      </w:r>
      <w:r w:rsidR="00C06592" w:rsidRPr="006D59E6">
        <w:rPr>
          <w:rFonts w:ascii="Calibri Light" w:hAnsi="Calibri Light"/>
          <w:color w:val="000000" w:themeColor="text1"/>
          <w:w w:val="122"/>
          <w:sz w:val="24"/>
        </w:rPr>
        <w:t xml:space="preserve"> </w:t>
      </w:r>
      <w:r w:rsidR="00FC47F4">
        <w:rPr>
          <w:rFonts w:ascii="Calibri Light" w:hAnsi="Calibri Light"/>
          <w:color w:val="000000" w:themeColor="text1"/>
          <w:w w:val="122"/>
          <w:sz w:val="24"/>
        </w:rPr>
        <w:t>sociales en las que se publicará</w:t>
      </w:r>
      <w:r w:rsidR="00C06592" w:rsidRPr="006D59E6">
        <w:rPr>
          <w:rFonts w:ascii="Calibri Light" w:hAnsi="Calibri Light"/>
          <w:color w:val="000000" w:themeColor="text1"/>
          <w:w w:val="122"/>
          <w:sz w:val="24"/>
        </w:rPr>
        <w:t xml:space="preserve"> el contenido</w:t>
      </w:r>
    </w:p>
    <w:p w14:paraId="59E232C0" w14:textId="77777777" w:rsidR="00C06592" w:rsidRDefault="00C06592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 w:rsidRPr="006D59E6">
        <w:rPr>
          <w:rFonts w:ascii="Calibri Light" w:hAnsi="Calibri Light"/>
          <w:color w:val="000000" w:themeColor="text1"/>
          <w:w w:val="122"/>
          <w:sz w:val="24"/>
        </w:rPr>
        <w:t>Horario de publicaciones</w:t>
      </w:r>
    </w:p>
    <w:p w14:paraId="55C1E65C" w14:textId="77777777" w:rsidR="00A26916" w:rsidRDefault="00A26916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>
        <w:rPr>
          <w:rFonts w:ascii="Calibri Light" w:hAnsi="Calibri Light"/>
          <w:color w:val="000000" w:themeColor="text1"/>
          <w:w w:val="122"/>
          <w:sz w:val="24"/>
        </w:rPr>
        <w:t>Días de publicación</w:t>
      </w:r>
    </w:p>
    <w:p w14:paraId="0AAF45DF" w14:textId="77777777" w:rsidR="006F579F" w:rsidRDefault="006F579F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01182574" w14:textId="77777777" w:rsidR="00021584" w:rsidRPr="00021584" w:rsidRDefault="006F579F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  <w:r w:rsidRPr="00021584">
        <w:rPr>
          <w:rFonts w:ascii="Calibri Light" w:hAnsi="Calibri Light"/>
          <w:b/>
          <w:color w:val="000000" w:themeColor="text1"/>
          <w:w w:val="122"/>
          <w:sz w:val="24"/>
        </w:rPr>
        <w:t>Metodología de Medición de Resultados</w:t>
      </w:r>
    </w:p>
    <w:p w14:paraId="1661716A" w14:textId="77777777" w:rsidR="006F579F" w:rsidRPr="00021584" w:rsidRDefault="006F579F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</w:p>
    <w:p w14:paraId="3348B1AC" w14:textId="77777777" w:rsidR="003321F7" w:rsidRDefault="003321F7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  <w:r w:rsidRPr="00021584">
        <w:rPr>
          <w:rFonts w:ascii="Calibri Light" w:hAnsi="Calibri Light"/>
          <w:b/>
          <w:color w:val="000000" w:themeColor="text1"/>
          <w:w w:val="122"/>
          <w:sz w:val="24"/>
        </w:rPr>
        <w:t>Flujograma de Publicación de Contenido</w:t>
      </w:r>
    </w:p>
    <w:p w14:paraId="06D4E160" w14:textId="77777777" w:rsidR="00021584" w:rsidRPr="00021584" w:rsidRDefault="00021584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</w:p>
    <w:p w14:paraId="2FD6DF74" w14:textId="77777777" w:rsidR="00047DB4" w:rsidRDefault="00047DB4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8"/>
        </w:rPr>
      </w:pPr>
    </w:p>
    <w:p w14:paraId="6147307B" w14:textId="4F5C830E" w:rsidR="00047DB4" w:rsidRDefault="00047DB4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8"/>
          <w:szCs w:val="28"/>
        </w:rPr>
      </w:pPr>
      <w:r>
        <w:lastRenderedPageBreak/>
        <w:br/>
      </w:r>
      <w:r>
        <w:br/>
      </w:r>
    </w:p>
    <w:p w14:paraId="031BBDE2" w14:textId="77777777" w:rsidR="00021584" w:rsidRDefault="009D3E8D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  <w:r w:rsidRPr="006D59E6">
        <w:rPr>
          <w:rFonts w:ascii="Calibri Light" w:hAnsi="Calibri Light"/>
          <w:b/>
          <w:color w:val="000000" w:themeColor="text1"/>
          <w:w w:val="122"/>
          <w:sz w:val="28"/>
        </w:rPr>
        <w:t>Objetivos</w:t>
      </w:r>
      <w:r w:rsidR="00C06592" w:rsidRPr="006D59E6">
        <w:rPr>
          <w:rFonts w:ascii="Calibri Light" w:hAnsi="Calibri Light"/>
          <w:b/>
          <w:color w:val="000000" w:themeColor="text1"/>
          <w:w w:val="122"/>
          <w:sz w:val="28"/>
        </w:rPr>
        <w:tab/>
      </w:r>
      <w:r w:rsidR="00C06592" w:rsidRPr="006D59E6">
        <w:rPr>
          <w:rFonts w:ascii="Calibri Light" w:hAnsi="Calibri Light"/>
          <w:b/>
          <w:color w:val="000000" w:themeColor="text1"/>
          <w:w w:val="122"/>
          <w:sz w:val="24"/>
        </w:rPr>
        <w:tab/>
      </w:r>
    </w:p>
    <w:p w14:paraId="5A504524" w14:textId="77777777" w:rsidR="009D3E8D" w:rsidRPr="006D59E6" w:rsidRDefault="00C06592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  <w:r w:rsidRPr="006D59E6">
        <w:rPr>
          <w:rFonts w:ascii="Calibri Light" w:hAnsi="Calibri Light"/>
          <w:b/>
          <w:color w:val="000000" w:themeColor="text1"/>
          <w:w w:val="122"/>
          <w:sz w:val="24"/>
        </w:rPr>
        <w:tab/>
      </w:r>
      <w:r w:rsidRPr="006D59E6">
        <w:rPr>
          <w:rFonts w:ascii="Calibri Light" w:hAnsi="Calibri Light"/>
          <w:b/>
          <w:color w:val="000000" w:themeColor="text1"/>
          <w:w w:val="122"/>
          <w:sz w:val="24"/>
        </w:rPr>
        <w:tab/>
      </w:r>
    </w:p>
    <w:p w14:paraId="4F4638AA" w14:textId="49C640B1" w:rsidR="009D3E8D" w:rsidRDefault="00783202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A través de los medios sociales la Biblioteca Nacional </w:t>
      </w:r>
      <w:r w:rsidRPr="00783202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Pedro Henríquez Ureña (BNPHU), 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>persigue como</w:t>
      </w:r>
    </w:p>
    <w:p w14:paraId="71B71EC5" w14:textId="192456B7" w:rsidR="00783202" w:rsidRDefault="00783202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221F7ABB" w14:textId="0CA8ABA6" w:rsidR="00783202" w:rsidRPr="001039CC" w:rsidRDefault="00783202" w:rsidP="006D59E6">
      <w:pPr>
        <w:spacing w:line="276" w:lineRule="auto"/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</w:pPr>
      <w:r w:rsidRPr="001039CC"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  <w:t>Objetivo general</w:t>
      </w:r>
    </w:p>
    <w:p w14:paraId="1603A9B5" w14:textId="259239A8" w:rsidR="00783202" w:rsidRDefault="00783202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7F0FD57A" w14:textId="29ED8D68" w:rsidR="001039CC" w:rsidRDefault="00783202" w:rsidP="00783202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color w:val="000000" w:themeColor="text1"/>
          <w:w w:val="122"/>
          <w:sz w:val="24"/>
          <w:szCs w:val="24"/>
        </w:rPr>
        <w:t xml:space="preserve">Fortalecer la imagen de </w:t>
      </w:r>
      <w:r w:rsidRPr="00783202">
        <w:rPr>
          <w:rFonts w:ascii="Calibri Light" w:hAnsi="Calibri Light" w:cs="Calibri Light"/>
          <w:color w:val="000000" w:themeColor="text1"/>
          <w:w w:val="122"/>
          <w:sz w:val="24"/>
          <w:szCs w:val="24"/>
        </w:rPr>
        <w:t xml:space="preserve">la institución </w:t>
      </w:r>
      <w:r>
        <w:rPr>
          <w:rFonts w:ascii="Calibri Light" w:hAnsi="Calibri Light" w:cs="Calibri Light"/>
          <w:color w:val="000000" w:themeColor="text1"/>
          <w:w w:val="122"/>
          <w:sz w:val="24"/>
          <w:szCs w:val="24"/>
        </w:rPr>
        <w:t>ante la opinión pública</w:t>
      </w:r>
      <w:r w:rsidRPr="00783202">
        <w:rPr>
          <w:rFonts w:ascii="Calibri Light" w:hAnsi="Calibri Light" w:cs="Calibri Light"/>
          <w:color w:val="000000" w:themeColor="text1"/>
          <w:w w:val="122"/>
          <w:sz w:val="24"/>
          <w:szCs w:val="24"/>
        </w:rPr>
        <w:t xml:space="preserve"> como la entidad única de </w:t>
      </w:r>
      <w:r w:rsidRPr="00783202">
        <w:rPr>
          <w:rFonts w:ascii="Calibri Light" w:hAnsi="Calibri Light" w:cs="Calibri Light"/>
          <w:sz w:val="24"/>
          <w:szCs w:val="24"/>
        </w:rPr>
        <w:t xml:space="preserve">República Dominicana, </w:t>
      </w:r>
      <w:r>
        <w:rPr>
          <w:rFonts w:ascii="Calibri Light" w:hAnsi="Calibri Light" w:cs="Calibri Light"/>
          <w:sz w:val="24"/>
          <w:szCs w:val="24"/>
        </w:rPr>
        <w:t xml:space="preserve">con </w:t>
      </w:r>
      <w:r w:rsidRPr="00783202">
        <w:rPr>
          <w:rFonts w:ascii="Calibri Light" w:hAnsi="Calibri Light" w:cs="Calibri Light"/>
          <w:sz w:val="24"/>
          <w:szCs w:val="24"/>
        </w:rPr>
        <w:t>la misión de recopilar, registrar, organizar</w:t>
      </w:r>
      <w:r w:rsidR="001039CC">
        <w:rPr>
          <w:rFonts w:ascii="Calibri Light" w:hAnsi="Calibri Light" w:cs="Calibri Light"/>
          <w:sz w:val="24"/>
          <w:szCs w:val="24"/>
        </w:rPr>
        <w:t xml:space="preserve"> y </w:t>
      </w:r>
      <w:r w:rsidRPr="00783202">
        <w:rPr>
          <w:rFonts w:ascii="Calibri Light" w:hAnsi="Calibri Light" w:cs="Calibri Light"/>
          <w:sz w:val="24"/>
          <w:szCs w:val="24"/>
        </w:rPr>
        <w:t xml:space="preserve">preservar </w:t>
      </w:r>
      <w:r w:rsidR="001039CC" w:rsidRPr="00783202">
        <w:rPr>
          <w:rFonts w:ascii="Calibri Light" w:hAnsi="Calibri Light" w:cs="Calibri Light"/>
          <w:sz w:val="24"/>
          <w:szCs w:val="24"/>
        </w:rPr>
        <w:t>la producción bibliográfica e intelectual dominicana, originada dentro y fuera del país</w:t>
      </w:r>
      <w:r w:rsidR="001039CC">
        <w:rPr>
          <w:rFonts w:ascii="Calibri Light" w:hAnsi="Calibri Light" w:cs="Calibri Light"/>
          <w:sz w:val="24"/>
          <w:szCs w:val="24"/>
        </w:rPr>
        <w:t>.</w:t>
      </w:r>
    </w:p>
    <w:p w14:paraId="195690F2" w14:textId="2903564D" w:rsidR="001039CC" w:rsidRDefault="001039CC" w:rsidP="00783202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</w:p>
    <w:p w14:paraId="00129F45" w14:textId="37894D71" w:rsidR="001039CC" w:rsidRPr="001039CC" w:rsidRDefault="001039CC" w:rsidP="00783202">
      <w:pPr>
        <w:spacing w:line="276" w:lineRule="auto"/>
        <w:jc w:val="both"/>
        <w:rPr>
          <w:rFonts w:ascii="Calibri Light" w:hAnsi="Calibri Light" w:cs="Calibri Light"/>
          <w:b/>
          <w:bCs/>
          <w:sz w:val="24"/>
          <w:szCs w:val="24"/>
        </w:rPr>
      </w:pPr>
      <w:r w:rsidRPr="001039CC">
        <w:rPr>
          <w:rFonts w:ascii="Calibri Light" w:hAnsi="Calibri Light" w:cs="Calibri Light"/>
          <w:b/>
          <w:bCs/>
          <w:sz w:val="24"/>
          <w:szCs w:val="24"/>
        </w:rPr>
        <w:t>Objetivos específicos</w:t>
      </w:r>
    </w:p>
    <w:p w14:paraId="7EF66E60" w14:textId="1A5336E6" w:rsidR="001039CC" w:rsidRDefault="001039CC" w:rsidP="00783202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</w:p>
    <w:p w14:paraId="30A4C23E" w14:textId="7109E0F5" w:rsidR="001039CC" w:rsidRDefault="001039CC" w:rsidP="4B14EA72">
      <w:pPr>
        <w:pStyle w:val="Prrafodelista"/>
        <w:numPr>
          <w:ilvl w:val="0"/>
          <w:numId w:val="16"/>
        </w:numPr>
        <w:spacing w:line="276" w:lineRule="auto"/>
        <w:jc w:val="both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Fortalecer la imagen de la BNPHU como una institución dedicada a articular y apoyar el desarrollo de las bibliotecas </w:t>
      </w:r>
      <w:r w:rsidR="17BD35BD" w:rsidRPr="4B14EA72">
        <w:rPr>
          <w:rFonts w:ascii="Calibri Light" w:hAnsi="Calibri Light" w:cs="Calibri Light"/>
          <w:sz w:val="24"/>
          <w:szCs w:val="24"/>
        </w:rPr>
        <w:t>públicas</w:t>
      </w:r>
      <w:r>
        <w:rPr>
          <w:rFonts w:ascii="Calibri Light" w:hAnsi="Calibri Light" w:cs="Calibri Light"/>
          <w:sz w:val="24"/>
          <w:szCs w:val="24"/>
        </w:rPr>
        <w:t xml:space="preserve"> en todo el territorio nacional.</w:t>
      </w:r>
    </w:p>
    <w:p w14:paraId="4BF7BFC5" w14:textId="77777777" w:rsidR="001039CC" w:rsidRDefault="001039CC" w:rsidP="00783202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</w:p>
    <w:p w14:paraId="4AF58968" w14:textId="00ACF20D" w:rsidR="001039CC" w:rsidRDefault="001039CC" w:rsidP="4B14EA72">
      <w:pPr>
        <w:pStyle w:val="Prrafodelista"/>
        <w:numPr>
          <w:ilvl w:val="0"/>
          <w:numId w:val="16"/>
        </w:numPr>
        <w:spacing w:line="276" w:lineRule="auto"/>
        <w:jc w:val="both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Fortalecer la imagen de la BNPHU como una institución dedicada </w:t>
      </w:r>
      <w:r>
        <w:rPr>
          <w:rFonts w:ascii="Calibri Light" w:hAnsi="Calibri Light" w:cs="Calibri Light"/>
          <w:sz w:val="24"/>
          <w:szCs w:val="24"/>
        </w:rPr>
        <w:t>a difundir y promover la literatura, la música, el teatro y demás expresiones del arte.</w:t>
      </w:r>
    </w:p>
    <w:p w14:paraId="7887153B" w14:textId="71467064" w:rsidR="001039CC" w:rsidRDefault="001039CC" w:rsidP="00783202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</w:p>
    <w:p w14:paraId="0CDF07AB" w14:textId="0E680D01" w:rsidR="001039CC" w:rsidRDefault="001039CC" w:rsidP="4B14EA72">
      <w:pPr>
        <w:pStyle w:val="Prrafodelista"/>
        <w:numPr>
          <w:ilvl w:val="0"/>
          <w:numId w:val="16"/>
        </w:numPr>
        <w:spacing w:line="276" w:lineRule="auto"/>
        <w:jc w:val="both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Fortalecer la imagen de la BNPHU como una institución </w:t>
      </w:r>
      <w:r>
        <w:rPr>
          <w:rFonts w:ascii="Calibri Light" w:hAnsi="Calibri Light" w:cs="Calibri Light"/>
          <w:sz w:val="24"/>
          <w:szCs w:val="24"/>
        </w:rPr>
        <w:t>que alberga a los escritores, poetas, intelectuales y artistas en general en su quehacer.</w:t>
      </w:r>
    </w:p>
    <w:p w14:paraId="2CC51C05" w14:textId="20D0AB0F" w:rsidR="001039CC" w:rsidRDefault="001039CC" w:rsidP="001039CC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</w:p>
    <w:p w14:paraId="6335D441" w14:textId="2AF33F56" w:rsidR="001039CC" w:rsidRDefault="001039CC" w:rsidP="4B14EA72">
      <w:pPr>
        <w:pStyle w:val="Prrafodelista"/>
        <w:numPr>
          <w:ilvl w:val="0"/>
          <w:numId w:val="16"/>
        </w:numPr>
        <w:spacing w:line="276" w:lineRule="auto"/>
        <w:jc w:val="both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Fortalecer la imagen de la BNPHU como una institución </w:t>
      </w:r>
      <w:r>
        <w:rPr>
          <w:rFonts w:ascii="Calibri Light" w:hAnsi="Calibri Light" w:cs="Calibri Light"/>
          <w:sz w:val="24"/>
          <w:szCs w:val="24"/>
        </w:rPr>
        <w:t>que alberga la realización de importantes eventos de</w:t>
      </w:r>
      <w:r w:rsidR="00A05FED">
        <w:rPr>
          <w:rFonts w:ascii="Calibri Light" w:hAnsi="Calibri Light" w:cs="Calibri Light"/>
          <w:sz w:val="24"/>
          <w:szCs w:val="24"/>
        </w:rPr>
        <w:t xml:space="preserve"> otras instituciones del Estado, especialmente Ministerio de Cultura y Educación.</w:t>
      </w:r>
      <w:r>
        <w:rPr>
          <w:rFonts w:ascii="Calibri Light" w:hAnsi="Calibri Light" w:cs="Calibri Light"/>
          <w:sz w:val="24"/>
          <w:szCs w:val="24"/>
        </w:rPr>
        <w:t xml:space="preserve"> </w:t>
      </w:r>
    </w:p>
    <w:p w14:paraId="2D197F9B" w14:textId="7FCA067D" w:rsidR="001039CC" w:rsidRDefault="001039CC" w:rsidP="001039CC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</w:p>
    <w:p w14:paraId="0467E3EC" w14:textId="2F85161F" w:rsidR="004406D0" w:rsidRDefault="004406D0" w:rsidP="4B14EA72">
      <w:pPr>
        <w:pStyle w:val="Prrafodelista"/>
        <w:numPr>
          <w:ilvl w:val="0"/>
          <w:numId w:val="16"/>
        </w:numPr>
        <w:spacing w:line="276" w:lineRule="auto"/>
        <w:jc w:val="both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Fortalecer la imagen de la BNPHU como una institución</w:t>
      </w:r>
      <w:r>
        <w:rPr>
          <w:rFonts w:ascii="Calibri Light" w:hAnsi="Calibri Light" w:cs="Calibri Light"/>
          <w:sz w:val="24"/>
          <w:szCs w:val="24"/>
        </w:rPr>
        <w:t xml:space="preserve"> que brinda servicios de forma inclusiva y accesible para los dominicanos y las dominicanas. </w:t>
      </w:r>
    </w:p>
    <w:p w14:paraId="0E842A94" w14:textId="59205EA0" w:rsidR="00B3194D" w:rsidRDefault="00B3194D" w:rsidP="4B14EA72">
      <w:pPr>
        <w:spacing w:line="276" w:lineRule="auto"/>
        <w:jc w:val="both"/>
      </w:pPr>
    </w:p>
    <w:p w14:paraId="626742ED" w14:textId="7E7C5098" w:rsidR="00B3194D" w:rsidRDefault="00B3194D" w:rsidP="4B14EA72">
      <w:pPr>
        <w:spacing w:line="276" w:lineRule="auto"/>
        <w:jc w:val="both"/>
      </w:pPr>
    </w:p>
    <w:p w14:paraId="575932C2" w14:textId="27E4EA4C" w:rsidR="00B3194D" w:rsidRDefault="00B3194D" w:rsidP="4B14EA72">
      <w:pPr>
        <w:spacing w:line="276" w:lineRule="auto"/>
        <w:jc w:val="both"/>
      </w:pPr>
    </w:p>
    <w:p w14:paraId="0EEB8996" w14:textId="60077A49" w:rsidR="001039CC" w:rsidRDefault="001039CC" w:rsidP="001039CC">
      <w:pPr>
        <w:spacing w:line="276" w:lineRule="auto"/>
        <w:jc w:val="both"/>
      </w:pPr>
    </w:p>
    <w:p w14:paraId="36D00CF0" w14:textId="3F122E18" w:rsidR="00B3194D" w:rsidRDefault="00B3194D" w:rsidP="006D59E6">
      <w:pPr>
        <w:spacing w:line="276" w:lineRule="auto"/>
        <w:jc w:val="both"/>
        <w:rPr>
          <w:w w:val="122"/>
        </w:rPr>
      </w:pPr>
    </w:p>
    <w:p w14:paraId="79044CCA" w14:textId="4E97F648" w:rsidR="009D3E8D" w:rsidRPr="00021584" w:rsidRDefault="009D3E8D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8"/>
        </w:rPr>
      </w:pPr>
      <w:r w:rsidRPr="00021584">
        <w:rPr>
          <w:rFonts w:ascii="Calibri Light" w:hAnsi="Calibri Light"/>
          <w:b/>
          <w:color w:val="000000" w:themeColor="text1"/>
          <w:w w:val="122"/>
          <w:sz w:val="28"/>
        </w:rPr>
        <w:t>Alcance del plan de medios</w:t>
      </w:r>
    </w:p>
    <w:p w14:paraId="3502D5E6" w14:textId="77777777" w:rsidR="00920FCB" w:rsidRPr="006D59E6" w:rsidRDefault="00920FCB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</w:p>
    <w:p w14:paraId="010B2C26" w14:textId="64B137F8" w:rsidR="004406D0" w:rsidRDefault="00B24144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>
        <w:rPr>
          <w:rFonts w:ascii="Calibri Light" w:hAnsi="Calibri Light"/>
          <w:color w:val="000000" w:themeColor="text1"/>
          <w:w w:val="122"/>
          <w:sz w:val="24"/>
        </w:rPr>
        <w:lastRenderedPageBreak/>
        <w:t xml:space="preserve">Con este plan de medios se pretende establecer una </w:t>
      </w:r>
      <w:r w:rsidR="009A1835" w:rsidRPr="009A1835">
        <w:rPr>
          <w:rFonts w:ascii="Calibri Light" w:hAnsi="Calibri Light"/>
          <w:color w:val="000000" w:themeColor="text1"/>
          <w:w w:val="122"/>
          <w:sz w:val="24"/>
        </w:rPr>
        <w:t>estrategia</w:t>
      </w:r>
      <w:r>
        <w:rPr>
          <w:rFonts w:ascii="Calibri Light" w:hAnsi="Calibri Light"/>
          <w:color w:val="000000" w:themeColor="text1"/>
          <w:w w:val="122"/>
          <w:sz w:val="24"/>
        </w:rPr>
        <w:t xml:space="preserve"> con </w:t>
      </w:r>
      <w:r w:rsidR="009A1835" w:rsidRPr="009A1835">
        <w:rPr>
          <w:rFonts w:ascii="Calibri Light" w:hAnsi="Calibri Light"/>
          <w:color w:val="000000" w:themeColor="text1"/>
          <w:w w:val="122"/>
          <w:sz w:val="24"/>
        </w:rPr>
        <w:t>políticas y procedimientos para el manejo de la información y la participación de la BNPHU en medios digitales</w:t>
      </w:r>
      <w:r w:rsidR="004406D0">
        <w:rPr>
          <w:rFonts w:ascii="Calibri Light" w:hAnsi="Calibri Light"/>
          <w:color w:val="000000" w:themeColor="text1"/>
          <w:w w:val="122"/>
          <w:sz w:val="24"/>
        </w:rPr>
        <w:t xml:space="preserve"> de forma amigable, fluida y dinámica, siempre a la vanguardia del velozmente cambiante mundo virtual.</w:t>
      </w:r>
    </w:p>
    <w:p w14:paraId="12A3C636" w14:textId="2C1EC034" w:rsidR="004406D0" w:rsidRDefault="004406D0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>
        <w:rPr>
          <w:rFonts w:ascii="Calibri Light" w:hAnsi="Calibri Light"/>
          <w:color w:val="000000" w:themeColor="text1"/>
          <w:w w:val="122"/>
          <w:sz w:val="24"/>
        </w:rPr>
        <w:t xml:space="preserve"> </w:t>
      </w:r>
    </w:p>
    <w:p w14:paraId="2917A352" w14:textId="73B2C4B3" w:rsidR="009A1835" w:rsidRDefault="004406D0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>
        <w:rPr>
          <w:rFonts w:ascii="Calibri Light" w:hAnsi="Calibri Light"/>
          <w:color w:val="000000" w:themeColor="text1"/>
          <w:w w:val="122"/>
          <w:sz w:val="24"/>
        </w:rPr>
        <w:t xml:space="preserve">De manera específica se busca mantener un ritmo intenso de aumento de seguidores, a través de un seguimiento cercano en la </w:t>
      </w:r>
      <w:r w:rsidR="009A1835" w:rsidRPr="009A1835">
        <w:rPr>
          <w:rFonts w:ascii="Calibri Light" w:hAnsi="Calibri Light"/>
          <w:color w:val="000000" w:themeColor="text1"/>
          <w:w w:val="122"/>
          <w:sz w:val="24"/>
        </w:rPr>
        <w:t>interacción con los diferentes públicos</w:t>
      </w:r>
      <w:r>
        <w:rPr>
          <w:rFonts w:ascii="Calibri Light" w:hAnsi="Calibri Light"/>
          <w:color w:val="000000" w:themeColor="text1"/>
          <w:w w:val="122"/>
          <w:sz w:val="24"/>
        </w:rPr>
        <w:t xml:space="preserve">, tales como investigadores, estudiantes, escritores, poetas e </w:t>
      </w:r>
      <w:r>
        <w:rPr>
          <w:rFonts w:ascii="Calibri Light" w:hAnsi="Calibri Light"/>
          <w:color w:val="000000" w:themeColor="text1"/>
          <w:w w:val="122"/>
          <w:sz w:val="24"/>
        </w:rPr>
        <w:t>intelectuales</w:t>
      </w:r>
      <w:r>
        <w:rPr>
          <w:rFonts w:ascii="Calibri Light" w:hAnsi="Calibri Light"/>
          <w:color w:val="000000" w:themeColor="text1"/>
          <w:w w:val="122"/>
          <w:sz w:val="24"/>
        </w:rPr>
        <w:t>.</w:t>
      </w:r>
      <w:r w:rsidR="00D238BE">
        <w:rPr>
          <w:rFonts w:ascii="Calibri Light" w:hAnsi="Calibri Light"/>
          <w:color w:val="000000" w:themeColor="text1"/>
          <w:w w:val="122"/>
          <w:sz w:val="24"/>
        </w:rPr>
        <w:t xml:space="preserve"> Esta comunicación permite agilizar el servicio prestado y a la vez conocer de primera mano la receptividad que tiene la gestión de BNPHU en los grupos de interés.</w:t>
      </w:r>
    </w:p>
    <w:p w14:paraId="2C30FFF7" w14:textId="77777777" w:rsidR="00D238BE" w:rsidRDefault="00D238BE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76C0D673" w14:textId="2821C793" w:rsidR="00D238BE" w:rsidRDefault="00D238BE" w:rsidP="00D238BE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  <w:szCs w:val="24"/>
        </w:rPr>
      </w:pPr>
      <w:r w:rsidRPr="4B14EA72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El plan de </w:t>
      </w:r>
      <w:r w:rsidRPr="4B14EA72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medios sociales </w:t>
      </w:r>
      <w:r w:rsidRPr="4B14EA72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de la BNPHU abarca las </w:t>
      </w:r>
      <w:r w:rsidR="5E4C34BA" w:rsidRPr="4B14EA72">
        <w:rPr>
          <w:rFonts w:ascii="Calibri Light" w:hAnsi="Calibri Light"/>
          <w:color w:val="000000" w:themeColor="text1"/>
          <w:w w:val="122"/>
          <w:sz w:val="24"/>
          <w:szCs w:val="24"/>
        </w:rPr>
        <w:t>siguiente</w:t>
      </w:r>
      <w:r w:rsidR="2704399D" w:rsidRPr="4B14EA72">
        <w:rPr>
          <w:rFonts w:ascii="Calibri Light" w:hAnsi="Calibri Light"/>
          <w:color w:val="000000" w:themeColor="text1"/>
          <w:w w:val="122"/>
          <w:sz w:val="24"/>
          <w:szCs w:val="24"/>
        </w:rPr>
        <w:t>s</w:t>
      </w:r>
      <w:r w:rsidRPr="4B14EA72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4B14EA72">
        <w:rPr>
          <w:rFonts w:ascii="Calibri Light" w:hAnsi="Calibri Light"/>
          <w:color w:val="000000" w:themeColor="text1"/>
          <w:w w:val="122"/>
          <w:sz w:val="24"/>
          <w:szCs w:val="24"/>
        </w:rPr>
        <w:t>cuentas:</w:t>
      </w:r>
    </w:p>
    <w:p w14:paraId="232CBB2C" w14:textId="77777777" w:rsidR="00D238BE" w:rsidRPr="00D238BE" w:rsidRDefault="00D238BE" w:rsidP="00D238BE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5EEFF6FB" w14:textId="663CEA4F" w:rsidR="00D238BE" w:rsidRPr="00D238BE" w:rsidRDefault="5E4C34BA" w:rsidP="00D238BE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  <w:szCs w:val="24"/>
          <w:lang w:val="en-US"/>
        </w:rPr>
      </w:pPr>
      <w:r w:rsidRPr="4B14EA72">
        <w:rPr>
          <w:rFonts w:ascii="Calibri Light" w:hAnsi="Calibri Light"/>
          <w:b/>
          <w:bCs/>
          <w:color w:val="000000" w:themeColor="text1"/>
          <w:w w:val="122"/>
          <w:sz w:val="24"/>
          <w:szCs w:val="24"/>
          <w:lang w:val="en-US"/>
        </w:rPr>
        <w:t>Portal web:</w:t>
      </w:r>
      <w:r w:rsidRPr="4B14EA72">
        <w:rPr>
          <w:rFonts w:ascii="Calibri Light" w:hAnsi="Calibri Light"/>
          <w:color w:val="000000" w:themeColor="text1"/>
          <w:w w:val="122"/>
          <w:sz w:val="24"/>
          <w:szCs w:val="24"/>
          <w:lang w:val="en-US"/>
        </w:rPr>
        <w:t xml:space="preserve"> </w:t>
      </w:r>
      <w:r w:rsidR="00D238BE" w:rsidRPr="00B03123">
        <w:rPr>
          <w:lang w:val="en-US"/>
        </w:rPr>
        <w:tab/>
      </w:r>
      <w:hyperlink r:id="rId10">
        <w:r w:rsidR="604EE56D" w:rsidRPr="4B14EA72">
          <w:rPr>
            <w:rStyle w:val="Hipervnculo"/>
            <w:rFonts w:ascii="Calibri Light" w:hAnsi="Calibri Light"/>
            <w:sz w:val="24"/>
            <w:szCs w:val="24"/>
            <w:lang w:val="en-US"/>
          </w:rPr>
          <w:t>bnphu.gob.do</w:t>
        </w:r>
      </w:hyperlink>
    </w:p>
    <w:p w14:paraId="36E2E91B" w14:textId="5BE167B2" w:rsidR="00D238BE" w:rsidRPr="00D238BE" w:rsidRDefault="5E4C34BA" w:rsidP="00D238BE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  <w:szCs w:val="24"/>
          <w:lang w:val="en-US"/>
        </w:rPr>
      </w:pPr>
      <w:r w:rsidRPr="4B14EA72">
        <w:rPr>
          <w:rFonts w:ascii="Calibri Light" w:hAnsi="Calibri Light"/>
          <w:b/>
          <w:bCs/>
          <w:color w:val="000000" w:themeColor="text1"/>
          <w:w w:val="122"/>
          <w:sz w:val="24"/>
          <w:szCs w:val="24"/>
          <w:lang w:val="en-US"/>
        </w:rPr>
        <w:t>Instagram:</w:t>
      </w:r>
      <w:r w:rsidRPr="4B14EA72">
        <w:rPr>
          <w:rFonts w:ascii="Calibri Light" w:hAnsi="Calibri Light"/>
          <w:color w:val="000000" w:themeColor="text1"/>
          <w:w w:val="122"/>
          <w:sz w:val="24"/>
          <w:szCs w:val="24"/>
          <w:lang w:val="en-US"/>
        </w:rPr>
        <w:t xml:space="preserve"> </w:t>
      </w:r>
      <w:r w:rsidR="00D238BE" w:rsidRPr="00B03123">
        <w:rPr>
          <w:lang w:val="en-US"/>
        </w:rPr>
        <w:tab/>
      </w:r>
      <w:hyperlink r:id="rId11">
        <w:r w:rsidRPr="4B14EA72">
          <w:rPr>
            <w:rStyle w:val="Hipervnculo"/>
            <w:rFonts w:ascii="Calibri Light" w:hAnsi="Calibri Light"/>
            <w:sz w:val="24"/>
            <w:szCs w:val="24"/>
            <w:lang w:val="en-US"/>
          </w:rPr>
          <w:t>@bnphurd</w:t>
        </w:r>
      </w:hyperlink>
    </w:p>
    <w:p w14:paraId="3A157631" w14:textId="4FC81878" w:rsidR="00D238BE" w:rsidRPr="00B03123" w:rsidRDefault="5E4C34BA" w:rsidP="00D238BE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  <w:szCs w:val="24"/>
        </w:rPr>
      </w:pPr>
      <w:r w:rsidRPr="00B03123"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  <w:t>Facebook:</w:t>
      </w:r>
      <w:r w:rsidRPr="00B03123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="00D238BE">
        <w:tab/>
      </w:r>
      <w:hyperlink r:id="rId12">
        <w:r w:rsidR="311693A5" w:rsidRPr="00B03123">
          <w:rPr>
            <w:rStyle w:val="Hipervnculo"/>
            <w:rFonts w:ascii="Calibri Light" w:hAnsi="Calibri Light"/>
            <w:sz w:val="24"/>
            <w:szCs w:val="24"/>
          </w:rPr>
          <w:t>@</w:t>
        </w:r>
        <w:r w:rsidRPr="00B03123">
          <w:rPr>
            <w:rStyle w:val="Hipervnculo"/>
            <w:rFonts w:ascii="Calibri Light" w:hAnsi="Calibri Light"/>
            <w:sz w:val="24"/>
            <w:szCs w:val="24"/>
          </w:rPr>
          <w:t>bnphurd</w:t>
        </w:r>
      </w:hyperlink>
    </w:p>
    <w:p w14:paraId="64641748" w14:textId="64D4D4D0" w:rsidR="00D238BE" w:rsidRPr="00B03123" w:rsidRDefault="5E4C34BA" w:rsidP="00D238BE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  <w:szCs w:val="24"/>
        </w:rPr>
      </w:pPr>
      <w:r w:rsidRPr="00B03123"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  <w:t>Twitter:</w:t>
      </w:r>
      <w:r w:rsidRPr="00B03123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="00D238BE">
        <w:tab/>
      </w:r>
      <w:hyperlink r:id="rId13">
        <w:r w:rsidRPr="00B03123">
          <w:rPr>
            <w:rStyle w:val="Hipervnculo"/>
            <w:rFonts w:ascii="Calibri Light" w:hAnsi="Calibri Light"/>
            <w:sz w:val="24"/>
            <w:szCs w:val="24"/>
          </w:rPr>
          <w:t>@BNPHURD</w:t>
        </w:r>
      </w:hyperlink>
    </w:p>
    <w:p w14:paraId="6A641AAE" w14:textId="5339054C" w:rsidR="009A1835" w:rsidRPr="00B03123" w:rsidRDefault="5E4C34BA" w:rsidP="00D238BE">
      <w:pPr>
        <w:spacing w:line="276" w:lineRule="auto"/>
        <w:rPr>
          <w:rFonts w:ascii="Calibri Light" w:hAnsi="Calibri Light"/>
          <w:w w:val="122"/>
          <w:sz w:val="24"/>
          <w:szCs w:val="24"/>
        </w:rPr>
      </w:pPr>
      <w:r w:rsidRPr="00B03123"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  <w:t>YouTube:</w:t>
      </w:r>
      <w:r w:rsidR="00D238BE">
        <w:tab/>
      </w:r>
      <w:hyperlink r:id="rId14">
        <w:r w:rsidR="31E6277C" w:rsidRPr="00B03123">
          <w:rPr>
            <w:rStyle w:val="Hipervnculo"/>
            <w:rFonts w:ascii="Calibri Light" w:hAnsi="Calibri Light"/>
            <w:sz w:val="24"/>
            <w:szCs w:val="24"/>
          </w:rPr>
          <w:t xml:space="preserve">Biblioteca Nacional Pedro Henríquez </w:t>
        </w:r>
        <w:r w:rsidRPr="00B03123">
          <w:rPr>
            <w:rStyle w:val="Hipervnculo"/>
            <w:rFonts w:ascii="Calibri Light" w:hAnsi="Calibri Light"/>
            <w:sz w:val="24"/>
            <w:szCs w:val="24"/>
          </w:rPr>
          <w:t>Ureña</w:t>
        </w:r>
      </w:hyperlink>
    </w:p>
    <w:p w14:paraId="5B2BA656" w14:textId="34991BDE" w:rsidR="00A05FED" w:rsidRPr="00B03123" w:rsidRDefault="00A05FED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01E05DCB" w14:textId="77777777" w:rsidR="009D3E8D" w:rsidRPr="00B03123" w:rsidRDefault="009D3E8D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177AE6CD" w14:textId="77777777" w:rsidR="009D3E8D" w:rsidRPr="006D59E6" w:rsidRDefault="009D3E8D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8"/>
        </w:rPr>
      </w:pPr>
      <w:r w:rsidRPr="006D59E6">
        <w:rPr>
          <w:rFonts w:ascii="Calibri Light" w:hAnsi="Calibri Light"/>
          <w:b/>
          <w:color w:val="000000" w:themeColor="text1"/>
          <w:w w:val="122"/>
          <w:sz w:val="28"/>
        </w:rPr>
        <w:t>Análisis del estado inicial (Situación actual)</w:t>
      </w:r>
    </w:p>
    <w:p w14:paraId="60F506D6" w14:textId="77777777" w:rsidR="00920FCB" w:rsidRPr="006D59E6" w:rsidRDefault="00920FCB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</w:rPr>
      </w:pPr>
    </w:p>
    <w:p w14:paraId="331431B6" w14:textId="2950FCA2" w:rsidR="009D3E8D" w:rsidRPr="00A83AA1" w:rsidRDefault="009D3E8D" w:rsidP="006D59E6">
      <w:pPr>
        <w:spacing w:line="276" w:lineRule="auto"/>
        <w:jc w:val="both"/>
        <w:rPr>
          <w:del w:id="0" w:author="Mildred Minaya Morillo" w:date="2021-11-09T12:23:00Z"/>
          <w:rFonts w:ascii="Calibri Light" w:hAnsi="Calibri Light"/>
          <w:color w:val="9CC2E5" w:themeColor="accent1" w:themeTint="99"/>
          <w:w w:val="122"/>
          <w:sz w:val="24"/>
          <w:szCs w:val="24"/>
        </w:rPr>
      </w:pPr>
      <w:del w:id="1" w:author="Mildred Minaya Morillo" w:date="2021-11-09T12:23:00Z">
        <w:r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En el cual el organismo posterior a realizar un análisis de situación </w:delText>
        </w:r>
        <w:r w:rsidR="00DC5FF8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>inicial</w:delText>
        </w:r>
        <w:r w:rsidR="00CF693D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 en las redes actuales donde tenga </w:delText>
        </w:r>
        <w:r w:rsidR="007E000E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>presencia</w:delText>
        </w:r>
        <w:r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 </w:delText>
        </w:r>
        <w:r w:rsidR="00CF693D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debe expresar </w:delText>
        </w:r>
        <w:r w:rsidR="00F65714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como </w:delText>
        </w:r>
        <w:r w:rsidR="00CF693D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se </w:delText>
        </w:r>
        <w:r w:rsidR="00F65714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encuentra </w:delText>
        </w:r>
        <w:r w:rsidR="00CE56D1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en materia </w:delText>
        </w:r>
        <w:r w:rsidR="00CF693D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>de seguidores, nivel de respuesta y razones de contar con la misma</w:delText>
        </w:r>
        <w:r w:rsidR="006B3E06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>,</w:delText>
        </w:r>
        <w:r w:rsidR="00CF693D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 así como exponer </w:delText>
        </w:r>
        <w:r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>en cuales no tiene</w:delText>
        </w:r>
        <w:r w:rsidR="00CF693D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 presencia.</w:delText>
        </w:r>
      </w:del>
    </w:p>
    <w:p w14:paraId="79F20598" w14:textId="54CD9858" w:rsidR="007E000E" w:rsidRDefault="007E000E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6E5A592F" w14:textId="647747F8" w:rsidR="007E000E" w:rsidRDefault="007E000E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  <w:szCs w:val="24"/>
        </w:rPr>
      </w:pPr>
      <w:r w:rsidRPr="4B14EA72">
        <w:rPr>
          <w:rFonts w:ascii="Calibri Light" w:hAnsi="Calibri Light"/>
          <w:color w:val="000000" w:themeColor="text1"/>
          <w:w w:val="122"/>
          <w:sz w:val="24"/>
          <w:szCs w:val="24"/>
        </w:rPr>
        <w:t>La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Biblioteca Nacional </w:t>
      </w:r>
      <w:r w:rsidRPr="00783202">
        <w:rPr>
          <w:rFonts w:ascii="Calibri Light" w:hAnsi="Calibri Light"/>
          <w:color w:val="000000" w:themeColor="text1"/>
          <w:w w:val="122"/>
          <w:sz w:val="24"/>
          <w:szCs w:val="24"/>
        </w:rPr>
        <w:t>Pedro Henríquez Ureña (BNPHU)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="006F546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actualmente tiene presencia en </w:t>
      </w:r>
      <w:del w:id="2" w:author="Mildred Minaya Morillo" w:date="2021-11-08T15:43:00Z">
        <w:r w:rsidR="006F5469" w:rsidRPr="4B14EA72">
          <w:rPr>
            <w:rFonts w:ascii="Calibri Light" w:hAnsi="Calibri Light"/>
            <w:color w:val="000000" w:themeColor="text1"/>
            <w:sz w:val="24"/>
            <w:szCs w:val="24"/>
          </w:rPr>
          <w:delText>las mencionadas redes sociales donde desarrolla su estrategia de difusión.</w:delText>
        </w:r>
      </w:del>
      <w:ins w:id="3" w:author="Mildred Minaya Morillo" w:date="2021-11-08T15:43:00Z">
        <w:r w:rsidR="539046B7" w:rsidRPr="069FD789">
          <w:rPr>
            <w:rFonts w:ascii="Calibri Light" w:hAnsi="Calibri Light"/>
            <w:color w:val="000000" w:themeColor="text1"/>
            <w:sz w:val="24"/>
            <w:szCs w:val="24"/>
          </w:rPr>
          <w:t xml:space="preserve">Facebook, Instagram, Twitter y </w:t>
        </w:r>
      </w:ins>
      <w:ins w:id="4" w:author="Mildred Minaya Morillo" w:date="2021-11-09T13:31:00Z">
        <w:r w:rsidR="46B9B5B8" w:rsidRPr="069FD789">
          <w:rPr>
            <w:rFonts w:ascii="Calibri Light" w:hAnsi="Calibri Light"/>
            <w:color w:val="000000" w:themeColor="text1"/>
            <w:sz w:val="24"/>
            <w:szCs w:val="24"/>
          </w:rPr>
          <w:t>YouTube</w:t>
        </w:r>
      </w:ins>
      <w:ins w:id="5" w:author="Mildred Minaya Morillo" w:date="2021-11-08T15:43:00Z">
        <w:r w:rsidR="539046B7" w:rsidRPr="069FD789">
          <w:rPr>
            <w:rFonts w:ascii="Calibri Light" w:hAnsi="Calibri Light"/>
            <w:color w:val="000000" w:themeColor="text1"/>
            <w:sz w:val="24"/>
            <w:szCs w:val="24"/>
          </w:rPr>
          <w:t>.</w:t>
        </w:r>
      </w:ins>
    </w:p>
    <w:p w14:paraId="3C0C21C3" w14:textId="38781287" w:rsidR="00446CE1" w:rsidRDefault="00446CE1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1FE47365" w14:textId="6C1C7C41" w:rsidR="006F5469" w:rsidRPr="006D59E6" w:rsidRDefault="538886A4">
      <w:pPr>
        <w:spacing w:line="276" w:lineRule="auto"/>
        <w:jc w:val="both"/>
        <w:rPr>
          <w:ins w:id="6" w:author="Mildred Minaya Morillo" w:date="2021-11-09T12:25:00Z"/>
        </w:rPr>
      </w:pP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El </w:t>
      </w:r>
      <w:r w:rsidR="7B16F59E">
        <w:rPr>
          <w:rFonts w:ascii="Calibri Light" w:hAnsi="Calibri Light"/>
          <w:color w:val="000000" w:themeColor="text1"/>
          <w:w w:val="122"/>
          <w:sz w:val="24"/>
          <w:szCs w:val="24"/>
        </w:rPr>
        <w:t>número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de seguidores ha ido en aumento de una forma paulatina pero constante. En los últimos 28 </w:t>
      </w:r>
      <w:r w:rsidR="7B16F59E">
        <w:rPr>
          <w:rFonts w:ascii="Calibri Light" w:hAnsi="Calibri Light"/>
          <w:color w:val="000000" w:themeColor="text1"/>
          <w:w w:val="122"/>
          <w:sz w:val="24"/>
          <w:szCs w:val="24"/>
        </w:rPr>
        <w:t>días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la cuenta de F</w:t>
      </w:r>
      <w:r w:rsidR="7B16F59E">
        <w:rPr>
          <w:rFonts w:ascii="Calibri Light" w:hAnsi="Calibri Light"/>
          <w:color w:val="000000" w:themeColor="text1"/>
          <w:w w:val="122"/>
          <w:sz w:val="24"/>
          <w:szCs w:val="24"/>
        </w:rPr>
        <w:t>a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>c</w:t>
      </w:r>
      <w:r w:rsidR="7B16F59E">
        <w:rPr>
          <w:rFonts w:ascii="Calibri Light" w:hAnsi="Calibri Light"/>
          <w:color w:val="000000" w:themeColor="text1"/>
          <w:w w:val="122"/>
          <w:sz w:val="24"/>
          <w:szCs w:val="24"/>
        </w:rPr>
        <w:t>e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book </w:t>
      </w:r>
      <w:ins w:id="7" w:author="Mildred Minaya Morillo" w:date="2021-11-09T12:22:00Z">
        <w:r w:rsidR="472BFAA5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 xml:space="preserve">e Instagram </w:t>
        </w:r>
      </w:ins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obtuvo 28 nuevos </w:t>
      </w:r>
      <w:r w:rsidR="7B16F59E">
        <w:rPr>
          <w:rFonts w:ascii="Calibri Light" w:hAnsi="Calibri Light"/>
          <w:color w:val="000000" w:themeColor="text1"/>
          <w:w w:val="122"/>
          <w:sz w:val="24"/>
          <w:szCs w:val="24"/>
        </w:rPr>
        <w:t>seguidores</w:t>
      </w:r>
      <w:ins w:id="8" w:author="Mildred Minaya Morillo" w:date="2021-11-09T12:20:00Z">
        <w:r w:rsidR="5D460D96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;</w:t>
        </w:r>
      </w:ins>
      <w:del w:id="9" w:author="Mildred Minaya Morillo" w:date="2021-11-09T12:20:00Z">
        <w:r w:rsidR="15EC11FF" w:rsidRPr="069FD789" w:rsidDel="538886A4">
          <w:rPr>
            <w:rFonts w:ascii="Calibri Light" w:hAnsi="Calibri Light"/>
            <w:color w:val="000000" w:themeColor="text1"/>
            <w:sz w:val="24"/>
            <w:szCs w:val="24"/>
          </w:rPr>
          <w:delText>.</w:delText>
        </w:r>
      </w:del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del w:id="10" w:author="Mildred Minaya Morillo" w:date="2021-11-09T12:20:00Z">
        <w:r w:rsidR="15EC11FF" w:rsidRPr="069FD789" w:rsidDel="538886A4">
          <w:rPr>
            <w:rFonts w:ascii="Calibri Light" w:hAnsi="Calibri Light"/>
            <w:color w:val="000000" w:themeColor="text1"/>
            <w:sz w:val="24"/>
            <w:szCs w:val="24"/>
          </w:rPr>
          <w:delText xml:space="preserve">A razón de un seguidor </w:delText>
        </w:r>
        <w:r w:rsidR="15EC11FF" w:rsidRPr="069FD789" w:rsidDel="7B16F59E">
          <w:rPr>
            <w:rFonts w:ascii="Calibri Light" w:hAnsi="Calibri Light"/>
            <w:color w:val="000000" w:themeColor="text1"/>
            <w:sz w:val="24"/>
            <w:szCs w:val="24"/>
          </w:rPr>
          <w:delText>nuevo</w:delText>
        </w:r>
        <w:r w:rsidR="15EC11FF" w:rsidRPr="069FD789" w:rsidDel="538886A4">
          <w:rPr>
            <w:rFonts w:ascii="Calibri Light" w:hAnsi="Calibri Light"/>
            <w:color w:val="000000" w:themeColor="text1"/>
            <w:sz w:val="24"/>
            <w:szCs w:val="24"/>
          </w:rPr>
          <w:delText xml:space="preserve"> por día</w:delText>
        </w:r>
      </w:del>
      <w:r>
        <w:rPr>
          <w:rFonts w:ascii="Calibri Light" w:hAnsi="Calibri Light"/>
          <w:color w:val="000000" w:themeColor="text1"/>
          <w:w w:val="122"/>
          <w:sz w:val="24"/>
          <w:szCs w:val="24"/>
        </w:rPr>
        <w:t>.</w:t>
      </w:r>
      <w:ins w:id="11" w:author="Mildred Minaya Morillo" w:date="2021-11-09T12:20:00Z">
        <w:r w:rsidR="24572A01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 xml:space="preserve"> e</w:t>
        </w:r>
      </w:ins>
      <w:ins w:id="12" w:author="Mildred Minaya Morillo" w:date="2021-11-09T12:18:00Z">
        <w:r w:rsidR="7EE17D56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n Twitter, 9 nuevos seguidores</w:t>
        </w:r>
      </w:ins>
      <w:ins w:id="13" w:author="Mildred Minaya Morillo" w:date="2021-11-09T12:20:00Z">
        <w:r w:rsidR="778068B4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; e</w:t>
        </w:r>
      </w:ins>
      <w:ins w:id="14" w:author="Mildred Minaya Morillo" w:date="2021-11-09T12:19:00Z">
        <w:r w:rsidR="06E9D045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 xml:space="preserve">n </w:t>
        </w:r>
      </w:ins>
      <w:ins w:id="15" w:author="Mildred Minaya Morillo" w:date="2021-11-09T13:31:00Z">
        <w:r w:rsidR="5C346616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YouTube</w:t>
        </w:r>
      </w:ins>
      <w:ins w:id="16" w:author="Mildred Minaya Morillo" w:date="2021-11-09T12:19:00Z">
        <w:r w:rsidR="06E9D045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 xml:space="preserve"> 13 nuevos suscriptores</w:t>
        </w:r>
      </w:ins>
      <w:ins w:id="17" w:author="Mildred Minaya Morillo" w:date="2021-11-09T12:25:00Z">
        <w:r w:rsidR="59A2C0C8" w:rsidRPr="069FD789">
          <w:rPr>
            <w:rFonts w:ascii="Calibri Light" w:hAnsi="Calibri Light"/>
            <w:color w:val="000000" w:themeColor="text1"/>
            <w:sz w:val="24"/>
            <w:szCs w:val="24"/>
          </w:rPr>
          <w:t>.</w:t>
        </w:r>
      </w:ins>
    </w:p>
    <w:p w14:paraId="7D49252E" w14:textId="24F83478" w:rsidR="006F5469" w:rsidRPr="006D59E6" w:rsidRDefault="006F5469" w:rsidP="069FD789">
      <w:pPr>
        <w:spacing w:line="276" w:lineRule="auto"/>
        <w:jc w:val="both"/>
        <w:rPr>
          <w:ins w:id="18" w:author="Mildred Minaya Morillo" w:date="2021-11-09T12:25:00Z"/>
          <w:color w:val="000000" w:themeColor="text1"/>
        </w:rPr>
      </w:pPr>
    </w:p>
    <w:p w14:paraId="0E017F8E" w14:textId="0E8A0885" w:rsidR="006F5469" w:rsidRPr="006D59E6" w:rsidRDefault="787DD70A" w:rsidP="069FD789">
      <w:pPr>
        <w:spacing w:line="276" w:lineRule="auto"/>
        <w:jc w:val="both"/>
        <w:rPr>
          <w:ins w:id="19" w:author="Mildred Minaya Morillo" w:date="2021-11-09T12:28:00Z"/>
          <w:rFonts w:ascii="Calibri Light" w:hAnsi="Calibri Light"/>
          <w:color w:val="000000" w:themeColor="text1"/>
          <w:sz w:val="24"/>
          <w:szCs w:val="24"/>
        </w:rPr>
      </w:pPr>
      <w:ins w:id="20" w:author="Mildred Minaya Morillo" w:date="2021-11-09T12:26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t>La cantidad de seguidores tiene much</w:t>
        </w:r>
      </w:ins>
      <w:ins w:id="21" w:author="Mildred Minaya Morillo" w:date="2021-11-09T12:27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t xml:space="preserve">o potencial de crecimiento, sin embargo, el mayor problema que presentan las redes sociales de la biblioteca es la baja interacción con los seguidores, es decir, para la cantidad de seguidores </w:t>
        </w:r>
        <w:r w:rsidR="3460EAA0" w:rsidRPr="069FD789">
          <w:rPr>
            <w:rFonts w:ascii="Calibri Light" w:hAnsi="Calibri Light"/>
            <w:color w:val="000000" w:themeColor="text1"/>
            <w:sz w:val="24"/>
            <w:szCs w:val="24"/>
          </w:rPr>
          <w:t xml:space="preserve">(en redes como </w:t>
        </w:r>
      </w:ins>
      <w:ins w:id="22" w:author="Mildred Minaya Morillo" w:date="2021-11-09T12:28:00Z">
        <w:r w:rsidR="3460EAA0" w:rsidRPr="069FD789">
          <w:rPr>
            <w:rFonts w:ascii="Calibri Light" w:hAnsi="Calibri Light"/>
            <w:color w:val="000000" w:themeColor="text1"/>
            <w:sz w:val="24"/>
            <w:szCs w:val="24"/>
          </w:rPr>
          <w:t xml:space="preserve">Facebook e Instagram) la cantidad de comentarios y </w:t>
        </w:r>
        <w:r w:rsidR="3460EAA0" w:rsidRPr="069FD789">
          <w:rPr>
            <w:rFonts w:ascii="Calibri Light" w:hAnsi="Calibri Light"/>
            <w:i/>
            <w:iCs/>
            <w:color w:val="000000" w:themeColor="text1"/>
            <w:sz w:val="24"/>
            <w:szCs w:val="24"/>
            <w:rPrChange w:id="23" w:author="Mildred Minaya Morillo" w:date="2021-11-09T12:28:00Z">
              <w:rPr>
                <w:rFonts w:ascii="Calibri Light" w:hAnsi="Calibri Light"/>
                <w:color w:val="000000" w:themeColor="text1"/>
                <w:sz w:val="24"/>
                <w:szCs w:val="24"/>
              </w:rPr>
            </w:rPrChange>
          </w:rPr>
          <w:t>likes</w:t>
        </w:r>
        <w:r w:rsidR="3460EAA0" w:rsidRPr="069FD789">
          <w:rPr>
            <w:rFonts w:ascii="Calibri Light" w:hAnsi="Calibri Light"/>
            <w:color w:val="000000" w:themeColor="text1"/>
            <w:sz w:val="24"/>
            <w:szCs w:val="24"/>
          </w:rPr>
          <w:t xml:space="preserve"> por publicaciones es baja.</w:t>
        </w:r>
      </w:ins>
    </w:p>
    <w:p w14:paraId="4146C1B4" w14:textId="24ECFCDD" w:rsidR="006F5469" w:rsidRPr="006D59E6" w:rsidRDefault="006F5469" w:rsidP="069FD789">
      <w:pPr>
        <w:spacing w:line="276" w:lineRule="auto"/>
        <w:jc w:val="both"/>
        <w:rPr>
          <w:ins w:id="24" w:author="Mildred Minaya Morillo" w:date="2021-11-09T12:28:00Z"/>
          <w:color w:val="000000" w:themeColor="text1"/>
        </w:rPr>
      </w:pPr>
    </w:p>
    <w:p w14:paraId="2019F6E3" w14:textId="456F9E0B" w:rsidR="006F5469" w:rsidRPr="006D59E6" w:rsidRDefault="3460EAA0" w:rsidP="069FD789">
      <w:pPr>
        <w:spacing w:line="276" w:lineRule="auto"/>
        <w:jc w:val="both"/>
        <w:rPr>
          <w:ins w:id="25" w:author="Mildred Minaya Morillo" w:date="2021-11-09T12:45:00Z"/>
          <w:rFonts w:ascii="Calibri Light" w:hAnsi="Calibri Light"/>
          <w:color w:val="000000" w:themeColor="text1"/>
          <w:sz w:val="24"/>
          <w:szCs w:val="24"/>
        </w:rPr>
      </w:pPr>
      <w:ins w:id="26" w:author="Mildred Minaya Morillo" w:date="2021-11-09T12:29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t xml:space="preserve">Sin embargo, a los usuarios que interactúan se les da un seguimiento cercano y eficiente. </w:t>
        </w:r>
      </w:ins>
    </w:p>
    <w:p w14:paraId="0E44A5AE" w14:textId="075F7577" w:rsidR="006F5469" w:rsidRPr="006D59E6" w:rsidRDefault="006F5469" w:rsidP="069FD789">
      <w:pPr>
        <w:spacing w:line="276" w:lineRule="auto"/>
        <w:jc w:val="both"/>
        <w:rPr>
          <w:ins w:id="27" w:author="Mildred Minaya Morillo" w:date="2021-11-09T12:45:00Z"/>
          <w:color w:val="000000" w:themeColor="text1"/>
        </w:rPr>
      </w:pPr>
    </w:p>
    <w:p w14:paraId="05F4AF64" w14:textId="77777777" w:rsidR="002C7940" w:rsidRDefault="17DB14CA" w:rsidP="006D59E6">
      <w:pPr>
        <w:spacing w:line="276" w:lineRule="auto"/>
        <w:jc w:val="both"/>
        <w:rPr>
          <w:rFonts w:ascii="Calibri Light" w:hAnsi="Calibri Light"/>
          <w:color w:val="000000" w:themeColor="text1"/>
          <w:sz w:val="24"/>
          <w:szCs w:val="24"/>
        </w:rPr>
      </w:pPr>
      <w:ins w:id="28" w:author="Mildred Minaya Morillo" w:date="2021-11-09T12:45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lastRenderedPageBreak/>
          <w:t>La BNPHU no tiene presencia en redes sociales tales como Tiktok o en las redes sociales de mensajer</w:t>
        </w:r>
      </w:ins>
      <w:ins w:id="29" w:author="Mildred Minaya Morillo" w:date="2021-11-09T12:46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t xml:space="preserve">ía como WhatsApp o Telegram. </w:t>
        </w:r>
      </w:ins>
      <w:ins w:id="30" w:author="Mildred Minaya Morillo" w:date="2021-11-09T12:47:00Z">
        <w:r w:rsidR="0E7392E5" w:rsidRPr="069FD789">
          <w:rPr>
            <w:rFonts w:ascii="Calibri Light" w:hAnsi="Calibri Light"/>
            <w:color w:val="000000" w:themeColor="text1"/>
            <w:sz w:val="24"/>
            <w:szCs w:val="24"/>
          </w:rPr>
          <w:t>La BNPHU se abstiene de pertenecer a Tiktok porque la generación de contenido para esta red no sería constante</w:t>
        </w:r>
      </w:ins>
      <w:ins w:id="31" w:author="Mildred Minaya Morillo" w:date="2021-11-09T12:48:00Z">
        <w:r w:rsidR="0A27D0D3" w:rsidRPr="069FD789">
          <w:rPr>
            <w:rFonts w:ascii="Calibri Light" w:hAnsi="Calibri Light"/>
            <w:color w:val="000000" w:themeColor="text1"/>
            <w:sz w:val="24"/>
            <w:szCs w:val="24"/>
          </w:rPr>
          <w:t>, porque no se ha elaborado un plan estraté</w:t>
        </w:r>
      </w:ins>
      <w:ins w:id="32" w:author="Mildred Minaya Morillo" w:date="2021-11-09T12:49:00Z">
        <w:r w:rsidR="0A27D0D3" w:rsidRPr="069FD789">
          <w:rPr>
            <w:rFonts w:ascii="Calibri Light" w:hAnsi="Calibri Light"/>
            <w:color w:val="000000" w:themeColor="text1"/>
            <w:sz w:val="24"/>
            <w:szCs w:val="24"/>
          </w:rPr>
          <w:t>gico que proyecte a la BNPHU a través de este medio y porque implicaría una inversión de recursos que por el momento no están disponibles.</w:t>
        </w:r>
      </w:ins>
    </w:p>
    <w:p w14:paraId="711206B3" w14:textId="77777777" w:rsidR="002C7940" w:rsidRDefault="002C7940" w:rsidP="006D59E6">
      <w:pPr>
        <w:spacing w:line="276" w:lineRule="auto"/>
        <w:jc w:val="both"/>
        <w:rPr>
          <w:rFonts w:ascii="Calibri Light" w:hAnsi="Calibri Light"/>
          <w:color w:val="000000" w:themeColor="text1"/>
          <w:sz w:val="24"/>
          <w:szCs w:val="24"/>
        </w:rPr>
      </w:pPr>
    </w:p>
    <w:p w14:paraId="725F67DF" w14:textId="011E5CA4" w:rsidR="006F5469" w:rsidRDefault="2303C45C" w:rsidP="006D59E6">
      <w:pPr>
        <w:spacing w:line="276" w:lineRule="auto"/>
        <w:jc w:val="both"/>
        <w:rPr>
          <w:rFonts w:ascii="Calibri Light" w:hAnsi="Calibri Light"/>
          <w:color w:val="000000" w:themeColor="text1"/>
          <w:sz w:val="24"/>
          <w:szCs w:val="24"/>
        </w:rPr>
      </w:pPr>
      <w:ins w:id="33" w:author="Mildred Minaya Morillo" w:date="2021-11-09T12:49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t xml:space="preserve">La BNPHU no utiliza </w:t>
        </w:r>
      </w:ins>
      <w:ins w:id="34" w:author="Mildred Minaya Morillo" w:date="2021-11-09T12:50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t xml:space="preserve">WhatsApp o Telegram porque para el Departamento de Comunicaciones no es necesario, ya que los usuarios se comunican de manera efectiva y eficiente a través de las mensajerías </w:t>
        </w:r>
        <w:r w:rsidR="6246E266" w:rsidRPr="069FD789">
          <w:rPr>
            <w:rFonts w:ascii="Calibri Light" w:hAnsi="Calibri Light"/>
            <w:color w:val="000000" w:themeColor="text1"/>
            <w:sz w:val="24"/>
            <w:szCs w:val="24"/>
          </w:rPr>
          <w:t>o los comenta</w:t>
        </w:r>
      </w:ins>
      <w:ins w:id="35" w:author="Mildred Minaya Morillo" w:date="2021-11-09T12:51:00Z">
        <w:r w:rsidR="6246E266" w:rsidRPr="069FD789">
          <w:rPr>
            <w:rFonts w:ascii="Calibri Light" w:hAnsi="Calibri Light"/>
            <w:color w:val="000000" w:themeColor="text1"/>
            <w:sz w:val="24"/>
            <w:szCs w:val="24"/>
          </w:rPr>
          <w:t xml:space="preserve">rios </w:t>
        </w:r>
      </w:ins>
      <w:ins w:id="36" w:author="Mildred Minaya Morillo" w:date="2021-11-09T12:50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t>de Instagram, Facebook</w:t>
        </w:r>
      </w:ins>
      <w:ins w:id="37" w:author="Mildred Minaya Morillo" w:date="2021-11-09T12:51:00Z">
        <w:r w:rsidR="4478468D" w:rsidRPr="069FD789">
          <w:rPr>
            <w:rFonts w:ascii="Calibri Light" w:hAnsi="Calibri Light"/>
            <w:color w:val="000000" w:themeColor="text1"/>
            <w:sz w:val="24"/>
            <w:szCs w:val="24"/>
          </w:rPr>
          <w:t xml:space="preserve">, Twitter o </w:t>
        </w:r>
      </w:ins>
      <w:ins w:id="38" w:author="Mildred Minaya Morillo" w:date="2021-11-09T13:31:00Z">
        <w:r w:rsidR="08773ACD" w:rsidRPr="069FD789">
          <w:rPr>
            <w:rFonts w:ascii="Calibri Light" w:hAnsi="Calibri Light"/>
            <w:color w:val="000000" w:themeColor="text1"/>
            <w:sz w:val="24"/>
            <w:szCs w:val="24"/>
          </w:rPr>
          <w:t>YouTube</w:t>
        </w:r>
      </w:ins>
      <w:ins w:id="39" w:author="Mildred Minaya Morillo" w:date="2021-11-09T12:51:00Z">
        <w:r w:rsidR="4478468D" w:rsidRPr="069FD789">
          <w:rPr>
            <w:rFonts w:ascii="Calibri Light" w:hAnsi="Calibri Light"/>
            <w:color w:val="000000" w:themeColor="text1"/>
            <w:sz w:val="24"/>
            <w:szCs w:val="24"/>
          </w:rPr>
          <w:t>.</w:t>
        </w:r>
      </w:ins>
    </w:p>
    <w:p w14:paraId="05BE39C0" w14:textId="77777777" w:rsidR="00C56934" w:rsidRPr="006D59E6" w:rsidRDefault="00C56934" w:rsidP="069FD789">
      <w:pPr>
        <w:spacing w:line="276" w:lineRule="auto"/>
        <w:jc w:val="both"/>
        <w:rPr>
          <w:del w:id="40" w:author="Mildred Minaya Morillo" w:date="2021-11-09T12:23:00Z"/>
          <w:rFonts w:ascii="Calibri Light" w:hAnsi="Calibri Light"/>
          <w:color w:val="000000" w:themeColor="text1"/>
          <w:sz w:val="24"/>
          <w:szCs w:val="24"/>
        </w:rPr>
      </w:pPr>
    </w:p>
    <w:p w14:paraId="28C3D129" w14:textId="4604A9AC" w:rsidR="00920FCB" w:rsidRDefault="00920FCB" w:rsidP="006D59E6">
      <w:pPr>
        <w:spacing w:line="276" w:lineRule="auto"/>
        <w:jc w:val="both"/>
        <w:rPr>
          <w:del w:id="41" w:author="Mildred Minaya Morillo" w:date="2021-11-09T12:23:00Z"/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3BEDF909" w14:textId="7AE0D24E" w:rsidR="00446CE1" w:rsidRPr="00A83AA1" w:rsidRDefault="00446CE1" w:rsidP="006D59E6">
      <w:pPr>
        <w:spacing w:line="276" w:lineRule="auto"/>
        <w:jc w:val="both"/>
        <w:rPr>
          <w:del w:id="42" w:author="Mildred Minaya Morillo" w:date="2021-11-09T12:24:00Z"/>
          <w:rFonts w:ascii="Calibri Light" w:hAnsi="Calibri Light"/>
          <w:color w:val="9CC2E5" w:themeColor="accent1" w:themeTint="99"/>
          <w:w w:val="122"/>
          <w:sz w:val="24"/>
          <w:szCs w:val="24"/>
        </w:rPr>
      </w:pPr>
      <w:del w:id="43" w:author="Mildred Minaya Morillo" w:date="2021-11-09T12:24:00Z">
        <w:r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Sin embargo, cabe destacar que </w:delText>
        </w:r>
      </w:del>
      <w:del w:id="44" w:author="Mildred Minaya Morillo" w:date="2021-11-09T12:17:00Z">
        <w:r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>aun</w:delText>
        </w:r>
      </w:del>
      <w:del w:id="45" w:author="Mildred Minaya Morillo" w:date="2021-11-09T12:24:00Z">
        <w:r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 se pude considerar escasa la cantidad de seguidores y obviamente lo mismo pasa con la cantidad de usuarios que interactúan a través del chat. Aun así, se les da un seguimiento cercano</w:delText>
        </w:r>
        <w:r w:rsidR="00A83AA1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 y eficiente a cada uno de los mensajes que se reciben a través del chat.</w:delText>
        </w:r>
      </w:del>
    </w:p>
    <w:p w14:paraId="10762BFA" w14:textId="77777777" w:rsidR="00446CE1" w:rsidRPr="006D59E6" w:rsidRDefault="00446CE1" w:rsidP="006D59E6">
      <w:pPr>
        <w:spacing w:line="276" w:lineRule="auto"/>
        <w:jc w:val="both"/>
        <w:rPr>
          <w:del w:id="46" w:author="Mildred Minaya Morillo" w:date="2021-11-09T12:24:00Z"/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7B3BD4A7" w14:textId="77777777" w:rsidR="00F65714" w:rsidRPr="00A83AA1" w:rsidRDefault="00F65714" w:rsidP="006D59E6">
      <w:pPr>
        <w:spacing w:line="276" w:lineRule="auto"/>
        <w:jc w:val="both"/>
        <w:rPr>
          <w:del w:id="47" w:author="Mildred Minaya Morillo" w:date="2021-11-09T12:24:00Z"/>
          <w:rFonts w:ascii="Calibri Light" w:hAnsi="Calibri Light"/>
          <w:color w:val="9CC2E5" w:themeColor="accent1" w:themeTint="99"/>
          <w:w w:val="122"/>
          <w:sz w:val="24"/>
          <w:szCs w:val="24"/>
        </w:rPr>
      </w:pPr>
      <w:del w:id="48" w:author="Mildred Minaya Morillo" w:date="2021-11-09T12:24:00Z">
        <w:r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>Para este informe es necesario que el organ</w:delText>
        </w:r>
        <w:r w:rsidR="006B3E06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>ismo realice un levantamiento en</w:delText>
        </w:r>
        <w:r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 las diferentes redes y represente </w:delText>
        </w:r>
        <w:r w:rsidR="006B3E06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en adición al informe escrito </w:delText>
        </w:r>
        <w:r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>las siguientes informaciones de cada cual:</w:delText>
        </w:r>
      </w:del>
    </w:p>
    <w:p w14:paraId="415A04CD" w14:textId="77777777" w:rsidR="009D3E8D" w:rsidRPr="006D59E6" w:rsidRDefault="009D3E8D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</w:rPr>
      </w:pPr>
    </w:p>
    <w:tbl>
      <w:tblPr>
        <w:tblStyle w:val="Tablaconcuadrcula"/>
        <w:tblW w:w="11136" w:type="dxa"/>
        <w:tblInd w:w="-1076" w:type="dxa"/>
        <w:tblLayout w:type="fixed"/>
        <w:tblLook w:val="04A0" w:firstRow="1" w:lastRow="0" w:firstColumn="1" w:lastColumn="0" w:noHBand="0" w:noVBand="1"/>
      </w:tblPr>
      <w:tblGrid>
        <w:gridCol w:w="1213"/>
        <w:gridCol w:w="1635"/>
        <w:gridCol w:w="1740"/>
        <w:gridCol w:w="1365"/>
        <w:gridCol w:w="3907"/>
        <w:gridCol w:w="1276"/>
      </w:tblGrid>
      <w:tr w:rsidR="00B03123" w:rsidRPr="006D59E6" w14:paraId="2A1966E5" w14:textId="77777777" w:rsidTr="4B14EA72">
        <w:trPr>
          <w:trHeight w:val="882"/>
        </w:trPr>
        <w:tc>
          <w:tcPr>
            <w:tcW w:w="1213" w:type="dxa"/>
            <w:shd w:val="clear" w:color="auto" w:fill="EB701D"/>
            <w:vAlign w:val="center"/>
          </w:tcPr>
          <w:p w14:paraId="3577094F" w14:textId="77777777" w:rsidR="006E424F" w:rsidRPr="00446CE1" w:rsidRDefault="006E424F" w:rsidP="006E424F">
            <w:pPr>
              <w:spacing w:line="276" w:lineRule="auto"/>
              <w:jc w:val="center"/>
              <w:rPr>
                <w:rFonts w:ascii="Calibri Light" w:hAnsi="Calibri Light"/>
                <w:b/>
                <w:color w:val="FFFFFF" w:themeColor="background1"/>
                <w:w w:val="122"/>
              </w:rPr>
            </w:pPr>
            <w:r w:rsidRPr="00446CE1">
              <w:rPr>
                <w:rFonts w:ascii="Calibri Light" w:hAnsi="Calibri Light"/>
                <w:b/>
                <w:color w:val="FFFFFF" w:themeColor="background1"/>
                <w:w w:val="122"/>
              </w:rPr>
              <w:t>Red social</w:t>
            </w:r>
          </w:p>
        </w:tc>
        <w:tc>
          <w:tcPr>
            <w:tcW w:w="1635" w:type="dxa"/>
            <w:shd w:val="clear" w:color="auto" w:fill="EB701D"/>
            <w:vAlign w:val="center"/>
          </w:tcPr>
          <w:p w14:paraId="32ACF790" w14:textId="77777777" w:rsidR="006E424F" w:rsidRPr="00446CE1" w:rsidRDefault="006E424F" w:rsidP="006E424F">
            <w:pPr>
              <w:spacing w:line="276" w:lineRule="auto"/>
              <w:jc w:val="center"/>
              <w:rPr>
                <w:rFonts w:ascii="Calibri Light" w:hAnsi="Calibri Light"/>
                <w:b/>
                <w:color w:val="FFFFFF" w:themeColor="background1"/>
                <w:w w:val="122"/>
              </w:rPr>
            </w:pPr>
            <w:r w:rsidRPr="00446CE1">
              <w:rPr>
                <w:rFonts w:ascii="Calibri Light" w:hAnsi="Calibri Light"/>
                <w:b/>
                <w:color w:val="FFFFFF" w:themeColor="background1"/>
                <w:w w:val="122"/>
              </w:rPr>
              <w:t>Nombre de usuario</w:t>
            </w:r>
          </w:p>
        </w:tc>
        <w:tc>
          <w:tcPr>
            <w:tcW w:w="1740" w:type="dxa"/>
            <w:shd w:val="clear" w:color="auto" w:fill="EB701D"/>
            <w:vAlign w:val="center"/>
          </w:tcPr>
          <w:p w14:paraId="30A21D50" w14:textId="77777777" w:rsidR="006E424F" w:rsidRPr="00446CE1" w:rsidRDefault="006E424F" w:rsidP="006E424F">
            <w:pPr>
              <w:spacing w:line="276" w:lineRule="auto"/>
              <w:jc w:val="center"/>
              <w:rPr>
                <w:rFonts w:ascii="Calibri Light" w:hAnsi="Calibri Light"/>
                <w:b/>
                <w:color w:val="FFFFFF" w:themeColor="background1"/>
                <w:w w:val="122"/>
              </w:rPr>
            </w:pPr>
            <w:r w:rsidRPr="00446CE1">
              <w:rPr>
                <w:rFonts w:ascii="Calibri Light" w:hAnsi="Calibri Light"/>
                <w:b/>
                <w:color w:val="FFFFFF" w:themeColor="background1"/>
                <w:w w:val="122"/>
              </w:rPr>
              <w:t>Nombre de registro</w:t>
            </w:r>
          </w:p>
        </w:tc>
        <w:tc>
          <w:tcPr>
            <w:tcW w:w="1365" w:type="dxa"/>
            <w:shd w:val="clear" w:color="auto" w:fill="EB701D"/>
            <w:vAlign w:val="center"/>
          </w:tcPr>
          <w:p w14:paraId="564B6346" w14:textId="2AF01FFF" w:rsidR="006E424F" w:rsidRPr="00446CE1" w:rsidRDefault="006E424F" w:rsidP="006E424F">
            <w:pPr>
              <w:spacing w:line="276" w:lineRule="auto"/>
              <w:jc w:val="center"/>
              <w:rPr>
                <w:rFonts w:ascii="Calibri Light" w:hAnsi="Calibri Light"/>
                <w:b/>
                <w:color w:val="FFFFFF" w:themeColor="background1"/>
                <w:w w:val="122"/>
              </w:rPr>
            </w:pPr>
            <w:r w:rsidRPr="00446CE1">
              <w:rPr>
                <w:rFonts w:ascii="Calibri Light" w:hAnsi="Calibri Light"/>
                <w:b/>
                <w:color w:val="FFFFFF" w:themeColor="background1"/>
                <w:w w:val="122"/>
              </w:rPr>
              <w:t>Nro</w:t>
            </w:r>
            <w:r w:rsidR="006D23B0" w:rsidRPr="00446CE1">
              <w:rPr>
                <w:rFonts w:ascii="Calibri Light" w:hAnsi="Calibri Light"/>
                <w:b/>
                <w:color w:val="FFFFFF" w:themeColor="background1"/>
                <w:w w:val="122"/>
              </w:rPr>
              <w:t>.</w:t>
            </w:r>
            <w:r w:rsidRPr="00446CE1">
              <w:rPr>
                <w:rFonts w:ascii="Calibri Light" w:hAnsi="Calibri Light"/>
                <w:b/>
                <w:color w:val="FFFFFF" w:themeColor="background1"/>
                <w:w w:val="122"/>
              </w:rPr>
              <w:t xml:space="preserve"> de seguidores / Like</w:t>
            </w:r>
          </w:p>
        </w:tc>
        <w:tc>
          <w:tcPr>
            <w:tcW w:w="3907" w:type="dxa"/>
            <w:shd w:val="clear" w:color="auto" w:fill="EB701D"/>
            <w:vAlign w:val="center"/>
          </w:tcPr>
          <w:p w14:paraId="252C4CC6" w14:textId="77777777" w:rsidR="006E424F" w:rsidRPr="00446CE1" w:rsidRDefault="006E424F" w:rsidP="006E424F">
            <w:pPr>
              <w:spacing w:line="276" w:lineRule="auto"/>
              <w:jc w:val="center"/>
              <w:rPr>
                <w:rFonts w:ascii="Calibri Light" w:hAnsi="Calibri Light"/>
                <w:b/>
                <w:color w:val="FFFFFF" w:themeColor="background1"/>
                <w:w w:val="122"/>
              </w:rPr>
            </w:pPr>
            <w:r w:rsidRPr="00446CE1">
              <w:rPr>
                <w:rFonts w:ascii="Calibri Light" w:hAnsi="Calibri Light"/>
                <w:b/>
                <w:color w:val="FFFFFF" w:themeColor="background1"/>
                <w:w w:val="122"/>
              </w:rPr>
              <w:t>Concentración</w:t>
            </w:r>
          </w:p>
          <w:p w14:paraId="2F8A0153" w14:textId="77777777" w:rsidR="006E424F" w:rsidRPr="00446CE1" w:rsidRDefault="006E424F" w:rsidP="006E424F">
            <w:pPr>
              <w:spacing w:line="276" w:lineRule="auto"/>
              <w:jc w:val="center"/>
              <w:rPr>
                <w:rFonts w:ascii="Calibri Light" w:hAnsi="Calibri Light"/>
                <w:b/>
                <w:color w:val="FFFFFF" w:themeColor="background1"/>
                <w:w w:val="122"/>
              </w:rPr>
            </w:pPr>
            <w:r w:rsidRPr="00446CE1">
              <w:rPr>
                <w:rFonts w:ascii="Calibri Light" w:hAnsi="Calibri Light"/>
                <w:b/>
                <w:color w:val="FFFFFF" w:themeColor="background1"/>
                <w:w w:val="122"/>
              </w:rPr>
              <w:t>De usuario</w:t>
            </w:r>
          </w:p>
        </w:tc>
        <w:tc>
          <w:tcPr>
            <w:tcW w:w="1276" w:type="dxa"/>
            <w:shd w:val="clear" w:color="auto" w:fill="EB701D"/>
            <w:vAlign w:val="center"/>
          </w:tcPr>
          <w:p w14:paraId="5C61AC3C" w14:textId="77777777" w:rsidR="006E424F" w:rsidRPr="00446CE1" w:rsidRDefault="006E424F" w:rsidP="006E424F">
            <w:pPr>
              <w:spacing w:line="276" w:lineRule="auto"/>
              <w:jc w:val="center"/>
              <w:rPr>
                <w:rFonts w:ascii="Calibri Light" w:hAnsi="Calibri Light"/>
                <w:b/>
                <w:color w:val="FFFFFF" w:themeColor="background1"/>
                <w:w w:val="122"/>
              </w:rPr>
            </w:pPr>
            <w:r w:rsidRPr="00446CE1">
              <w:rPr>
                <w:rFonts w:ascii="Calibri Light" w:hAnsi="Calibri Light"/>
                <w:b/>
                <w:color w:val="FFFFFF" w:themeColor="background1"/>
                <w:w w:val="122"/>
              </w:rPr>
              <w:t>Nivel de respuesta</w:t>
            </w:r>
          </w:p>
        </w:tc>
      </w:tr>
      <w:tr w:rsidR="006E424F" w:rsidRPr="006D59E6" w14:paraId="660FF003" w14:textId="77777777" w:rsidTr="4B14EA72">
        <w:trPr>
          <w:trHeight w:val="477"/>
        </w:trPr>
        <w:tc>
          <w:tcPr>
            <w:tcW w:w="1213" w:type="dxa"/>
          </w:tcPr>
          <w:p w14:paraId="2B8D24A7" w14:textId="47E47A2C" w:rsidR="006E424F" w:rsidRPr="006D23B0" w:rsidRDefault="00630FE0" w:rsidP="006D59E6">
            <w:pPr>
              <w:spacing w:after="160" w:line="276" w:lineRule="auto"/>
              <w:rPr>
                <w:rFonts w:ascii="Calibri Light" w:hAnsi="Calibri Light"/>
                <w:color w:val="000000" w:themeColor="text1"/>
                <w:w w:val="122"/>
              </w:rPr>
            </w:pPr>
            <w:r w:rsidRPr="4B14EA72">
              <w:rPr>
                <w:rFonts w:ascii="Calibri Light" w:hAnsi="Calibri Light"/>
                <w:color w:val="000000" w:themeColor="text1"/>
                <w:w w:val="122"/>
                <w:lang w:val="en-US"/>
              </w:rPr>
              <w:t>Facebook</w:t>
            </w:r>
          </w:p>
        </w:tc>
        <w:tc>
          <w:tcPr>
            <w:tcW w:w="1635" w:type="dxa"/>
          </w:tcPr>
          <w:p w14:paraId="48295356" w14:textId="79660ABD" w:rsidR="435FC6FC" w:rsidRDefault="435FC6FC" w:rsidP="4B14EA72">
            <w:pPr>
              <w:jc w:val="both"/>
              <w:rPr>
                <w:rFonts w:asciiTheme="minorHAnsi" w:eastAsiaTheme="minorEastAsia" w:hAnsiTheme="minorHAnsi" w:cstheme="minorBidi"/>
                <w:sz w:val="24"/>
                <w:szCs w:val="24"/>
                <w:lang w:val="en-US"/>
              </w:rPr>
            </w:pPr>
            <w:r w:rsidRPr="4B14EA72">
              <w:rPr>
                <w:rFonts w:asciiTheme="minorHAnsi" w:eastAsiaTheme="minorEastAsia" w:hAnsiTheme="minorHAnsi" w:cstheme="minorBidi"/>
                <w:sz w:val="24"/>
                <w:szCs w:val="24"/>
                <w:lang w:val="en-US"/>
              </w:rPr>
              <w:t>@bnphurd</w:t>
            </w:r>
          </w:p>
          <w:p w14:paraId="60C3DCC1" w14:textId="46E40125" w:rsidR="006E424F" w:rsidRPr="006D23B0" w:rsidRDefault="006E424F" w:rsidP="006D23B0">
            <w:pPr>
              <w:spacing w:line="276" w:lineRule="auto"/>
              <w:jc w:val="both"/>
              <w:rPr>
                <w:rFonts w:asciiTheme="minorHAnsi" w:eastAsiaTheme="minorEastAsia" w:hAnsiTheme="minorHAnsi" w:cstheme="minorBidi"/>
                <w:color w:val="000000" w:themeColor="text1"/>
                <w:w w:val="122"/>
                <w:lang w:val="en-US"/>
              </w:rPr>
            </w:pPr>
          </w:p>
        </w:tc>
        <w:tc>
          <w:tcPr>
            <w:tcW w:w="1740" w:type="dxa"/>
          </w:tcPr>
          <w:p w14:paraId="54F8B9E5" w14:textId="2F57A65E" w:rsidR="006E424F" w:rsidRPr="00446CE1" w:rsidRDefault="00446CE1" w:rsidP="006D59E6">
            <w:pPr>
              <w:spacing w:after="160" w:line="276" w:lineRule="auto"/>
              <w:rPr>
                <w:rFonts w:asciiTheme="minorHAnsi" w:eastAsiaTheme="minorEastAsia" w:hAnsiTheme="minorHAnsi" w:cstheme="minorBidi"/>
                <w:color w:val="000000" w:themeColor="text1"/>
                <w:w w:val="122"/>
              </w:rPr>
            </w:pPr>
            <w:r w:rsidRPr="4B14EA72">
              <w:rPr>
                <w:rFonts w:asciiTheme="minorHAnsi" w:eastAsiaTheme="minorEastAsia" w:hAnsiTheme="minorHAnsi" w:cstheme="minorBidi"/>
                <w:color w:val="000000" w:themeColor="text1"/>
                <w:w w:val="122"/>
              </w:rPr>
              <w:t>Biblioteca Nacional Pedro Henríquez Ureña</w:t>
            </w:r>
          </w:p>
        </w:tc>
        <w:tc>
          <w:tcPr>
            <w:tcW w:w="1365" w:type="dxa"/>
          </w:tcPr>
          <w:p w14:paraId="6500619A" w14:textId="09F37F56" w:rsidR="006E424F" w:rsidRPr="006D59E6" w:rsidRDefault="2CDBA88B" w:rsidP="006D59E6">
            <w:pPr>
              <w:spacing w:after="160" w:line="276" w:lineRule="auto"/>
              <w:rPr>
                <w:rFonts w:asciiTheme="minorHAnsi" w:eastAsiaTheme="minorEastAsia" w:hAnsiTheme="minorHAnsi" w:cstheme="minorBidi"/>
                <w:color w:val="000000" w:themeColor="text1"/>
                <w:w w:val="122"/>
                <w:sz w:val="24"/>
                <w:szCs w:val="24"/>
              </w:rPr>
            </w:pPr>
            <w:r w:rsidRPr="4B14EA72">
              <w:rPr>
                <w:rFonts w:asciiTheme="minorHAnsi" w:eastAsiaTheme="minorEastAsia" w:hAnsiTheme="minorHAnsi" w:cstheme="minorBidi"/>
                <w:color w:val="000000" w:themeColor="text1"/>
                <w:w w:val="122"/>
                <w:sz w:val="24"/>
                <w:szCs w:val="24"/>
              </w:rPr>
              <w:t>1</w:t>
            </w:r>
            <w:r w:rsidR="75B5F610" w:rsidRPr="4B14EA72">
              <w:rPr>
                <w:rFonts w:asciiTheme="minorHAnsi" w:eastAsiaTheme="minorEastAsia" w:hAnsiTheme="minorHAnsi" w:cstheme="minorBidi"/>
                <w:color w:val="000000" w:themeColor="text1"/>
                <w:w w:val="122"/>
                <w:sz w:val="24"/>
                <w:szCs w:val="24"/>
              </w:rPr>
              <w:t>,700</w:t>
            </w:r>
          </w:p>
        </w:tc>
        <w:tc>
          <w:tcPr>
            <w:tcW w:w="3907" w:type="dxa"/>
          </w:tcPr>
          <w:p w14:paraId="1E802DB0" w14:textId="38458FBC" w:rsidR="006E424F" w:rsidRPr="006D59E6" w:rsidRDefault="4BB9520D" w:rsidP="4B14EA72">
            <w:pPr>
              <w:spacing w:after="160" w:line="276" w:lineRule="auto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4B14EA72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 xml:space="preserve">56.8% mujeres y 43.2% hombres, la mayoría de entre 25-44 años. 51.7% de usuarios de Santo Domingo. 77.9% de usuarios desde República </w:t>
            </w:r>
            <w:del w:id="49" w:author="Mildred Minaya Morillo" w:date="2021-11-09T13:30:00Z">
              <w:r w:rsidRPr="4B14EA72">
                <w:rPr>
                  <w:rFonts w:asciiTheme="minorHAnsi" w:eastAsiaTheme="minorEastAsia" w:hAnsiTheme="minorHAnsi" w:cstheme="minorBidi"/>
                  <w:color w:val="000000" w:themeColor="text1"/>
                  <w:sz w:val="24"/>
                  <w:szCs w:val="24"/>
                </w:rPr>
                <w:delText>Dominiana</w:delText>
              </w:r>
            </w:del>
            <w:ins w:id="50" w:author="Mildred Minaya Morillo" w:date="2021-11-09T13:30:00Z">
              <w:r w:rsidR="6DD0C332" w:rsidRPr="069FD789">
                <w:rPr>
                  <w:rFonts w:asciiTheme="minorHAnsi" w:eastAsiaTheme="minorEastAsia" w:hAnsiTheme="minorHAnsi" w:cstheme="minorBidi"/>
                  <w:color w:val="000000" w:themeColor="text1"/>
                  <w:sz w:val="24"/>
                  <w:szCs w:val="24"/>
                </w:rPr>
                <w:t>Dominicana</w:t>
              </w:r>
            </w:ins>
            <w:r w:rsidRPr="4B14EA72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, 5.9% desde Estados Unidos.</w:t>
            </w:r>
          </w:p>
          <w:p w14:paraId="5AAD41DC" w14:textId="100846AB" w:rsidR="006E424F" w:rsidRPr="006D59E6" w:rsidRDefault="006E424F" w:rsidP="006D59E6">
            <w:pPr>
              <w:spacing w:after="160" w:line="276" w:lineRule="auto"/>
              <w:rPr>
                <w:color w:val="000000" w:themeColor="text1"/>
                <w:w w:val="122"/>
              </w:rPr>
            </w:pPr>
          </w:p>
        </w:tc>
        <w:tc>
          <w:tcPr>
            <w:tcW w:w="1276" w:type="dxa"/>
          </w:tcPr>
          <w:p w14:paraId="43C48ADC" w14:textId="18D75852" w:rsidR="006E424F" w:rsidRPr="006D59E6" w:rsidRDefault="747289F3" w:rsidP="006D59E6">
            <w:pPr>
              <w:spacing w:after="160" w:line="276" w:lineRule="auto"/>
              <w:rPr>
                <w:rFonts w:ascii="Calibri Light" w:hAnsi="Calibri Light"/>
                <w:color w:val="000000" w:themeColor="text1"/>
                <w:w w:val="122"/>
                <w:sz w:val="24"/>
                <w:szCs w:val="24"/>
              </w:rPr>
            </w:pPr>
            <w:r w:rsidRPr="4B14EA72">
              <w:rPr>
                <w:rFonts w:ascii="Calibri Light" w:hAnsi="Calibri Light"/>
                <w:color w:val="000000" w:themeColor="text1"/>
                <w:sz w:val="24"/>
                <w:szCs w:val="24"/>
              </w:rPr>
              <w:t>11</w:t>
            </w:r>
            <w:r w:rsidR="2C6D3016" w:rsidRPr="4B14EA72">
              <w:rPr>
                <w:rFonts w:ascii="Calibri Light" w:hAnsi="Calibri Light"/>
                <w:color w:val="000000" w:themeColor="text1"/>
                <w:sz w:val="24"/>
                <w:szCs w:val="24"/>
              </w:rPr>
              <w:t>.</w:t>
            </w:r>
            <w:r w:rsidRPr="4B14EA72">
              <w:rPr>
                <w:rFonts w:ascii="Calibri Light" w:hAnsi="Calibri Light"/>
                <w:color w:val="000000" w:themeColor="text1"/>
                <w:sz w:val="24"/>
                <w:szCs w:val="24"/>
              </w:rPr>
              <w:t>502 (alcance)</w:t>
            </w:r>
          </w:p>
        </w:tc>
      </w:tr>
      <w:tr w:rsidR="006E424F" w:rsidRPr="006D59E6" w14:paraId="18E89340" w14:textId="77777777" w:rsidTr="4B14EA72">
        <w:trPr>
          <w:trHeight w:val="2220"/>
        </w:trPr>
        <w:tc>
          <w:tcPr>
            <w:tcW w:w="1213" w:type="dxa"/>
          </w:tcPr>
          <w:p w14:paraId="0C7797FB" w14:textId="53CABEA3" w:rsidR="006E424F" w:rsidRPr="006D23B0" w:rsidRDefault="00630FE0" w:rsidP="006D59E6">
            <w:pPr>
              <w:spacing w:after="160" w:line="276" w:lineRule="auto"/>
              <w:rPr>
                <w:rFonts w:ascii="Calibri Light" w:hAnsi="Calibri Light"/>
                <w:color w:val="000000" w:themeColor="text1"/>
                <w:w w:val="122"/>
                <w:sz w:val="19"/>
                <w:szCs w:val="19"/>
              </w:rPr>
            </w:pPr>
            <w:r w:rsidRPr="4B14EA72">
              <w:rPr>
                <w:rFonts w:ascii="Calibri Light" w:hAnsi="Calibri Light"/>
                <w:color w:val="000000" w:themeColor="text1"/>
                <w:w w:val="122"/>
                <w:sz w:val="19"/>
                <w:szCs w:val="19"/>
                <w:lang w:val="en-US"/>
              </w:rPr>
              <w:t>Instagram:</w:t>
            </w:r>
          </w:p>
        </w:tc>
        <w:tc>
          <w:tcPr>
            <w:tcW w:w="1635" w:type="dxa"/>
          </w:tcPr>
          <w:p w14:paraId="630E3972" w14:textId="312D18CC" w:rsidR="006E424F" w:rsidRPr="006D23B0" w:rsidRDefault="00630FE0" w:rsidP="006D59E6">
            <w:pPr>
              <w:spacing w:after="160" w:line="276" w:lineRule="auto"/>
              <w:rPr>
                <w:rFonts w:asciiTheme="minorHAnsi" w:eastAsiaTheme="minorEastAsia" w:hAnsiTheme="minorHAnsi" w:cstheme="minorBidi"/>
                <w:color w:val="000000" w:themeColor="text1"/>
                <w:w w:val="122"/>
              </w:rPr>
            </w:pPr>
            <w:r w:rsidRPr="4B14EA72">
              <w:rPr>
                <w:rFonts w:asciiTheme="minorHAnsi" w:eastAsiaTheme="minorEastAsia" w:hAnsiTheme="minorHAnsi" w:cstheme="minorBidi"/>
                <w:color w:val="000000" w:themeColor="text1"/>
                <w:w w:val="122"/>
                <w:lang w:val="en-US"/>
              </w:rPr>
              <w:t>@bnphurd</w:t>
            </w:r>
          </w:p>
        </w:tc>
        <w:tc>
          <w:tcPr>
            <w:tcW w:w="1740" w:type="dxa"/>
          </w:tcPr>
          <w:p w14:paraId="33BEAC46" w14:textId="244B3105" w:rsidR="006E424F" w:rsidRPr="006D59E6" w:rsidRDefault="5BE97C23" w:rsidP="006D59E6">
            <w:pPr>
              <w:spacing w:after="160" w:line="276" w:lineRule="auto"/>
              <w:rPr>
                <w:rFonts w:asciiTheme="minorHAnsi" w:eastAsiaTheme="minorEastAsia" w:hAnsiTheme="minorHAnsi" w:cstheme="minorBidi"/>
                <w:color w:val="000000" w:themeColor="text1"/>
                <w:w w:val="122"/>
              </w:rPr>
            </w:pPr>
            <w:r w:rsidRPr="4B14EA72">
              <w:rPr>
                <w:rFonts w:asciiTheme="minorHAnsi" w:eastAsiaTheme="minorEastAsia" w:hAnsiTheme="minorHAnsi" w:cstheme="minorBidi"/>
                <w:color w:val="000000" w:themeColor="text1"/>
              </w:rPr>
              <w:t>Biblioteca Nacional Pedro H.U.</w:t>
            </w:r>
          </w:p>
        </w:tc>
        <w:tc>
          <w:tcPr>
            <w:tcW w:w="1365" w:type="dxa"/>
          </w:tcPr>
          <w:p w14:paraId="34E3B573" w14:textId="32C77215" w:rsidR="006E424F" w:rsidRPr="006D59E6" w:rsidRDefault="006D23B0" w:rsidP="006D59E6">
            <w:pPr>
              <w:spacing w:after="160" w:line="276" w:lineRule="auto"/>
              <w:rPr>
                <w:rFonts w:asciiTheme="minorHAnsi" w:eastAsiaTheme="minorEastAsia" w:hAnsiTheme="minorHAnsi" w:cstheme="minorBidi"/>
                <w:color w:val="000000" w:themeColor="text1"/>
                <w:w w:val="122"/>
                <w:sz w:val="24"/>
                <w:szCs w:val="24"/>
              </w:rPr>
            </w:pPr>
            <w:r w:rsidRPr="4B14EA72">
              <w:rPr>
                <w:rFonts w:asciiTheme="minorHAnsi" w:eastAsiaTheme="minorEastAsia" w:hAnsiTheme="minorHAnsi" w:cstheme="minorBidi"/>
                <w:color w:val="000000" w:themeColor="text1"/>
                <w:w w:val="122"/>
                <w:sz w:val="24"/>
                <w:szCs w:val="24"/>
              </w:rPr>
              <w:t>2,</w:t>
            </w:r>
            <w:r w:rsidR="5D2D8EC9" w:rsidRPr="4B14EA72">
              <w:rPr>
                <w:rFonts w:asciiTheme="minorHAnsi" w:eastAsiaTheme="minorEastAsia" w:hAnsiTheme="minorHAnsi" w:cstheme="minorBidi"/>
                <w:color w:val="000000" w:themeColor="text1"/>
                <w:w w:val="122"/>
                <w:sz w:val="24"/>
                <w:szCs w:val="24"/>
              </w:rPr>
              <w:t>6</w:t>
            </w:r>
            <w:r w:rsidR="0FE1345F" w:rsidRPr="4B14EA72">
              <w:rPr>
                <w:rFonts w:asciiTheme="minorHAnsi" w:eastAsiaTheme="minorEastAsia" w:hAnsiTheme="minorHAnsi" w:cstheme="minorBidi"/>
                <w:color w:val="000000" w:themeColor="text1"/>
                <w:w w:val="122"/>
                <w:sz w:val="24"/>
                <w:szCs w:val="24"/>
              </w:rPr>
              <w:t>91</w:t>
            </w:r>
          </w:p>
        </w:tc>
        <w:tc>
          <w:tcPr>
            <w:tcW w:w="3907" w:type="dxa"/>
          </w:tcPr>
          <w:p w14:paraId="4485ECFA" w14:textId="57E3DF45" w:rsidR="006E424F" w:rsidRPr="006D59E6" w:rsidRDefault="58E11B48" w:rsidP="4B14EA72">
            <w:pPr>
              <w:spacing w:after="160" w:line="276" w:lineRule="auto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4B14EA72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 xml:space="preserve">63.6% mujeres y 36.4% hombres, la mayoría de entre 25-44 años. 41.2% de usuarios de Santo Domingo. 61.4% de usuarios desde República </w:t>
            </w:r>
            <w:del w:id="51" w:author="Mildred Minaya Morillo" w:date="2021-11-09T13:30:00Z">
              <w:r w:rsidRPr="4B14EA72">
                <w:rPr>
                  <w:rFonts w:asciiTheme="minorHAnsi" w:eastAsiaTheme="minorEastAsia" w:hAnsiTheme="minorHAnsi" w:cstheme="minorBidi"/>
                  <w:color w:val="000000" w:themeColor="text1"/>
                  <w:sz w:val="24"/>
                  <w:szCs w:val="24"/>
                </w:rPr>
                <w:delText>Dominiana</w:delText>
              </w:r>
            </w:del>
            <w:ins w:id="52" w:author="Mildred Minaya Morillo" w:date="2021-11-09T13:30:00Z">
              <w:r w:rsidR="6010FB01" w:rsidRPr="069FD789">
                <w:rPr>
                  <w:rFonts w:asciiTheme="minorHAnsi" w:eastAsiaTheme="minorEastAsia" w:hAnsiTheme="minorHAnsi" w:cstheme="minorBidi"/>
                  <w:color w:val="000000" w:themeColor="text1"/>
                  <w:sz w:val="24"/>
                  <w:szCs w:val="24"/>
                </w:rPr>
                <w:t>Dominicana</w:t>
              </w:r>
            </w:ins>
            <w:r w:rsidRPr="4B14EA72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, 3.4% desde Estados Unidos.</w:t>
            </w:r>
          </w:p>
          <w:p w14:paraId="1EB4C336" w14:textId="787D4BFC" w:rsidR="006E424F" w:rsidRPr="006D59E6" w:rsidRDefault="006E424F" w:rsidP="006D59E6">
            <w:pPr>
              <w:spacing w:after="160" w:line="276" w:lineRule="auto"/>
              <w:rPr>
                <w:color w:val="000000" w:themeColor="text1"/>
                <w:w w:val="122"/>
              </w:rPr>
            </w:pPr>
          </w:p>
        </w:tc>
        <w:tc>
          <w:tcPr>
            <w:tcW w:w="1276" w:type="dxa"/>
          </w:tcPr>
          <w:p w14:paraId="17B1BE92" w14:textId="35647D51" w:rsidR="006E424F" w:rsidRPr="006D59E6" w:rsidRDefault="1A4EF70B" w:rsidP="006D59E6">
            <w:pPr>
              <w:spacing w:after="160" w:line="276" w:lineRule="auto"/>
              <w:rPr>
                <w:rFonts w:ascii="Calibri Light" w:hAnsi="Calibri Light"/>
                <w:color w:val="000000" w:themeColor="text1"/>
                <w:w w:val="122"/>
                <w:sz w:val="24"/>
                <w:szCs w:val="24"/>
              </w:rPr>
            </w:pPr>
            <w:r w:rsidRPr="4B14EA72">
              <w:rPr>
                <w:rFonts w:ascii="Calibri Light" w:hAnsi="Calibri Light"/>
                <w:color w:val="000000" w:themeColor="text1"/>
                <w:sz w:val="24"/>
                <w:szCs w:val="24"/>
              </w:rPr>
              <w:t>2</w:t>
            </w:r>
            <w:r w:rsidR="532C8006" w:rsidRPr="4B14EA72">
              <w:rPr>
                <w:rFonts w:ascii="Calibri Light" w:hAnsi="Calibri Light"/>
                <w:color w:val="000000" w:themeColor="text1"/>
                <w:sz w:val="24"/>
                <w:szCs w:val="24"/>
              </w:rPr>
              <w:t>.</w:t>
            </w:r>
            <w:r w:rsidRPr="4B14EA72">
              <w:rPr>
                <w:rFonts w:ascii="Calibri Light" w:hAnsi="Calibri Light"/>
                <w:color w:val="000000" w:themeColor="text1"/>
                <w:sz w:val="24"/>
                <w:szCs w:val="24"/>
              </w:rPr>
              <w:t>149 (alcance)</w:t>
            </w:r>
          </w:p>
        </w:tc>
      </w:tr>
      <w:tr w:rsidR="006E424F" w:rsidRPr="006D59E6" w14:paraId="21C5F091" w14:textId="77777777" w:rsidTr="4B14EA72">
        <w:trPr>
          <w:trHeight w:val="477"/>
        </w:trPr>
        <w:tc>
          <w:tcPr>
            <w:tcW w:w="1213" w:type="dxa"/>
          </w:tcPr>
          <w:p w14:paraId="2D65B82C" w14:textId="1C76CA15" w:rsidR="006E424F" w:rsidRPr="006D23B0" w:rsidRDefault="00630FE0" w:rsidP="006D59E6">
            <w:pPr>
              <w:spacing w:after="160" w:line="276" w:lineRule="auto"/>
              <w:rPr>
                <w:rFonts w:ascii="Calibri Light" w:hAnsi="Calibri Light"/>
                <w:color w:val="000000" w:themeColor="text1"/>
                <w:w w:val="122"/>
              </w:rPr>
            </w:pPr>
            <w:r w:rsidRPr="4B14EA72">
              <w:rPr>
                <w:rFonts w:ascii="Calibri Light" w:hAnsi="Calibri Light"/>
                <w:color w:val="000000" w:themeColor="text1"/>
                <w:w w:val="122"/>
                <w:lang w:val="en-US"/>
              </w:rPr>
              <w:t>Twitter:</w:t>
            </w:r>
          </w:p>
        </w:tc>
        <w:tc>
          <w:tcPr>
            <w:tcW w:w="1635" w:type="dxa"/>
          </w:tcPr>
          <w:p w14:paraId="3257331F" w14:textId="69B2616F" w:rsidR="006E424F" w:rsidRPr="006D23B0" w:rsidRDefault="5D2D8EC9" w:rsidP="006D59E6">
            <w:pPr>
              <w:spacing w:after="160" w:line="276" w:lineRule="auto"/>
              <w:rPr>
                <w:rFonts w:asciiTheme="minorHAnsi" w:eastAsiaTheme="minorEastAsia" w:hAnsiTheme="minorHAnsi" w:cstheme="minorBidi"/>
                <w:color w:val="000000" w:themeColor="text1"/>
                <w:w w:val="122"/>
              </w:rPr>
            </w:pPr>
            <w:r w:rsidRPr="4B14EA72">
              <w:rPr>
                <w:rFonts w:asciiTheme="minorHAnsi" w:eastAsiaTheme="minorEastAsia" w:hAnsiTheme="minorHAnsi" w:cstheme="minorBidi"/>
                <w:color w:val="000000" w:themeColor="text1"/>
                <w:w w:val="122"/>
                <w:lang w:val="en-US"/>
              </w:rPr>
              <w:t>@</w:t>
            </w:r>
            <w:r w:rsidR="598F50BB" w:rsidRPr="4B14EA72">
              <w:rPr>
                <w:rFonts w:asciiTheme="minorHAnsi" w:eastAsiaTheme="minorEastAsia" w:hAnsiTheme="minorHAnsi" w:cstheme="minorBidi"/>
                <w:color w:val="000000" w:themeColor="text1"/>
                <w:w w:val="122"/>
                <w:lang w:val="en-US"/>
              </w:rPr>
              <w:t>bnphurd</w:t>
            </w:r>
          </w:p>
        </w:tc>
        <w:tc>
          <w:tcPr>
            <w:tcW w:w="1740" w:type="dxa"/>
          </w:tcPr>
          <w:p w14:paraId="5650FC82" w14:textId="2252DC42" w:rsidR="006E424F" w:rsidRPr="006D59E6" w:rsidRDefault="4548250A" w:rsidP="006D59E6">
            <w:pPr>
              <w:spacing w:after="160" w:line="276" w:lineRule="auto"/>
              <w:rPr>
                <w:rFonts w:asciiTheme="minorHAnsi" w:eastAsiaTheme="minorEastAsia" w:hAnsiTheme="minorHAnsi" w:cstheme="minorBidi"/>
                <w:color w:val="000000" w:themeColor="text1"/>
                <w:w w:val="122"/>
              </w:rPr>
            </w:pPr>
            <w:r w:rsidRPr="4B14EA72">
              <w:rPr>
                <w:rFonts w:asciiTheme="minorHAnsi" w:eastAsiaTheme="minorEastAsia" w:hAnsiTheme="minorHAnsi" w:cstheme="minorBidi"/>
                <w:color w:val="000000" w:themeColor="text1"/>
              </w:rPr>
              <w:t>Biblioteca Nacional Pedro Henríquez Ureña</w:t>
            </w:r>
          </w:p>
        </w:tc>
        <w:tc>
          <w:tcPr>
            <w:tcW w:w="1365" w:type="dxa"/>
          </w:tcPr>
          <w:p w14:paraId="7BF3F5AB" w14:textId="36E7E146" w:rsidR="006E424F" w:rsidRPr="006D59E6" w:rsidRDefault="00A203F1" w:rsidP="006D59E6">
            <w:pPr>
              <w:spacing w:after="160" w:line="276" w:lineRule="auto"/>
              <w:rPr>
                <w:rFonts w:asciiTheme="minorHAnsi" w:eastAsiaTheme="minorEastAsia" w:hAnsiTheme="minorHAnsi" w:cstheme="minorBidi"/>
                <w:color w:val="000000" w:themeColor="text1"/>
                <w:w w:val="122"/>
                <w:sz w:val="24"/>
                <w:szCs w:val="24"/>
              </w:rPr>
            </w:pPr>
            <w:r w:rsidRPr="4B14EA72">
              <w:rPr>
                <w:rFonts w:asciiTheme="minorHAnsi" w:eastAsiaTheme="minorEastAsia" w:hAnsiTheme="minorHAnsi" w:cstheme="minorBidi"/>
                <w:color w:val="000000" w:themeColor="text1"/>
                <w:w w:val="122"/>
                <w:sz w:val="24"/>
                <w:szCs w:val="24"/>
              </w:rPr>
              <w:t>510</w:t>
            </w:r>
          </w:p>
        </w:tc>
        <w:tc>
          <w:tcPr>
            <w:tcW w:w="3907" w:type="dxa"/>
          </w:tcPr>
          <w:p w14:paraId="1F8E5367" w14:textId="563DD039" w:rsidR="006E424F" w:rsidRPr="006D59E6" w:rsidRDefault="070F8001" w:rsidP="4B14EA72">
            <w:pPr>
              <w:spacing w:after="160" w:line="276" w:lineRule="auto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4B14EA72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N/A</w:t>
            </w:r>
          </w:p>
          <w:p w14:paraId="59249748" w14:textId="469F30B2" w:rsidR="006E424F" w:rsidRPr="006D59E6" w:rsidRDefault="006E424F" w:rsidP="006D59E6">
            <w:pPr>
              <w:spacing w:after="160" w:line="276" w:lineRule="auto"/>
              <w:rPr>
                <w:color w:val="000000" w:themeColor="text1"/>
                <w:w w:val="122"/>
              </w:rPr>
            </w:pPr>
          </w:p>
        </w:tc>
        <w:tc>
          <w:tcPr>
            <w:tcW w:w="1276" w:type="dxa"/>
          </w:tcPr>
          <w:p w14:paraId="6BCC903A" w14:textId="3B95A628" w:rsidR="006E424F" w:rsidRPr="006D59E6" w:rsidRDefault="6B9BF34C" w:rsidP="006D59E6">
            <w:pPr>
              <w:spacing w:after="160" w:line="276" w:lineRule="auto"/>
              <w:rPr>
                <w:w w:val="122"/>
                <w:sz w:val="24"/>
                <w:szCs w:val="24"/>
              </w:rPr>
            </w:pPr>
            <w:r w:rsidRPr="4B14EA72">
              <w:rPr>
                <w:rFonts w:ascii="Calibri Light" w:eastAsia="Calibri Light" w:hAnsi="Calibri Light" w:cs="Calibri Light"/>
                <w:color w:val="292F33"/>
                <w:sz w:val="24"/>
                <w:szCs w:val="24"/>
              </w:rPr>
              <w:t>1.270 (alcance)</w:t>
            </w:r>
          </w:p>
        </w:tc>
      </w:tr>
      <w:tr w:rsidR="006E424F" w:rsidRPr="006D59E6" w14:paraId="2FEE202B" w14:textId="77777777" w:rsidTr="4B14EA72">
        <w:trPr>
          <w:trHeight w:val="1500"/>
        </w:trPr>
        <w:tc>
          <w:tcPr>
            <w:tcW w:w="1213" w:type="dxa"/>
          </w:tcPr>
          <w:p w14:paraId="41AAA8F1" w14:textId="753965C1" w:rsidR="006E424F" w:rsidRPr="006D23B0" w:rsidRDefault="00630FE0" w:rsidP="006D59E6">
            <w:pPr>
              <w:spacing w:after="160" w:line="276" w:lineRule="auto"/>
              <w:rPr>
                <w:rFonts w:ascii="Calibri Light" w:hAnsi="Calibri Light"/>
                <w:color w:val="000000" w:themeColor="text1"/>
                <w:w w:val="122"/>
              </w:rPr>
            </w:pPr>
            <w:r w:rsidRPr="4B14EA72">
              <w:rPr>
                <w:rFonts w:ascii="Calibri Light" w:hAnsi="Calibri Light"/>
                <w:color w:val="000000" w:themeColor="text1"/>
                <w:w w:val="122"/>
                <w:lang w:val="en-US"/>
              </w:rPr>
              <w:t>You Tube:</w:t>
            </w:r>
          </w:p>
        </w:tc>
        <w:tc>
          <w:tcPr>
            <w:tcW w:w="1635" w:type="dxa"/>
          </w:tcPr>
          <w:p w14:paraId="4B1FFD37" w14:textId="013D97B7" w:rsidR="006E424F" w:rsidRPr="00B03123" w:rsidRDefault="27C043EF" w:rsidP="006D59E6">
            <w:pPr>
              <w:spacing w:after="160" w:line="276" w:lineRule="auto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00B03123">
              <w:rPr>
                <w:rFonts w:asciiTheme="minorHAnsi" w:eastAsiaTheme="minorEastAsia" w:hAnsiTheme="minorHAnsi" w:cstheme="minorBidi"/>
                <w:color w:val="000000" w:themeColor="text1"/>
              </w:rPr>
              <w:t>Biblioteca Nacional Pedro Henríquez Ureña</w:t>
            </w:r>
          </w:p>
        </w:tc>
        <w:tc>
          <w:tcPr>
            <w:tcW w:w="1740" w:type="dxa"/>
          </w:tcPr>
          <w:p w14:paraId="254214C1" w14:textId="5199B848" w:rsidR="006E424F" w:rsidRPr="006D59E6" w:rsidRDefault="1D4B13ED" w:rsidP="006D59E6">
            <w:pPr>
              <w:spacing w:after="160" w:line="276" w:lineRule="auto"/>
              <w:rPr>
                <w:rFonts w:asciiTheme="minorHAnsi" w:eastAsiaTheme="minorEastAsia" w:hAnsiTheme="minorHAnsi" w:cstheme="minorBidi"/>
                <w:color w:val="000000" w:themeColor="text1"/>
                <w:w w:val="122"/>
              </w:rPr>
            </w:pPr>
            <w:r w:rsidRPr="4B14EA72">
              <w:rPr>
                <w:rFonts w:asciiTheme="minorHAnsi" w:eastAsiaTheme="minorEastAsia" w:hAnsiTheme="minorHAnsi" w:cstheme="minorBidi"/>
                <w:color w:val="000000" w:themeColor="text1"/>
              </w:rPr>
              <w:t>Biblioteca Nacional Pedro Henríquez Ureña</w:t>
            </w:r>
          </w:p>
        </w:tc>
        <w:tc>
          <w:tcPr>
            <w:tcW w:w="1365" w:type="dxa"/>
          </w:tcPr>
          <w:p w14:paraId="7322E78F" w14:textId="28F79B72" w:rsidR="006E424F" w:rsidRPr="006D59E6" w:rsidRDefault="00A203F1" w:rsidP="006D59E6">
            <w:pPr>
              <w:spacing w:after="160" w:line="276" w:lineRule="auto"/>
              <w:rPr>
                <w:rFonts w:asciiTheme="minorHAnsi" w:eastAsiaTheme="minorEastAsia" w:hAnsiTheme="minorHAnsi" w:cstheme="minorBidi"/>
                <w:color w:val="000000" w:themeColor="text1"/>
                <w:w w:val="122"/>
                <w:sz w:val="24"/>
                <w:szCs w:val="24"/>
              </w:rPr>
            </w:pPr>
            <w:r w:rsidRPr="4B14EA72">
              <w:rPr>
                <w:rFonts w:asciiTheme="minorHAnsi" w:eastAsiaTheme="minorEastAsia" w:hAnsiTheme="minorHAnsi" w:cstheme="minorBidi"/>
                <w:color w:val="000000" w:themeColor="text1"/>
                <w:w w:val="122"/>
                <w:sz w:val="24"/>
                <w:szCs w:val="24"/>
              </w:rPr>
              <w:t>176</w:t>
            </w:r>
          </w:p>
        </w:tc>
        <w:tc>
          <w:tcPr>
            <w:tcW w:w="3907" w:type="dxa"/>
          </w:tcPr>
          <w:p w14:paraId="1D1A42AD" w14:textId="38946D64" w:rsidR="006E424F" w:rsidRPr="006D59E6" w:rsidRDefault="21E6E935" w:rsidP="006D59E6">
            <w:pPr>
              <w:spacing w:after="160" w:line="276" w:lineRule="auto"/>
              <w:rPr>
                <w:rFonts w:asciiTheme="minorHAnsi" w:eastAsiaTheme="minorEastAsia" w:hAnsiTheme="minorHAnsi" w:cstheme="minorBidi"/>
                <w:color w:val="000000" w:themeColor="text1"/>
                <w:w w:val="122"/>
                <w:sz w:val="24"/>
                <w:szCs w:val="24"/>
              </w:rPr>
            </w:pPr>
            <w:r w:rsidRPr="4B14EA72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81.3% mujeres y 18.8% hombres. 65.6% ent</w:t>
            </w:r>
            <w:del w:id="53" w:author="Mildred Minaya Morillo" w:date="2021-11-09T13:30:00Z">
              <w:r w:rsidRPr="4B14EA72">
                <w:rPr>
                  <w:rFonts w:asciiTheme="minorHAnsi" w:eastAsiaTheme="minorEastAsia" w:hAnsiTheme="minorHAnsi" w:cstheme="minorBidi"/>
                  <w:color w:val="000000" w:themeColor="text1"/>
                  <w:sz w:val="24"/>
                  <w:szCs w:val="24"/>
                </w:rPr>
                <w:delText>r</w:delText>
              </w:r>
            </w:del>
            <w:r w:rsidRPr="4B14EA72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 25-34 años y un 34.4% de 35-44 años. 77.9% desde República Dominicana.</w:t>
            </w:r>
          </w:p>
        </w:tc>
        <w:tc>
          <w:tcPr>
            <w:tcW w:w="1276" w:type="dxa"/>
          </w:tcPr>
          <w:p w14:paraId="137CA5B7" w14:textId="0A75DB55" w:rsidR="006E424F" w:rsidRPr="006D59E6" w:rsidRDefault="21E6E935" w:rsidP="006D59E6">
            <w:pPr>
              <w:spacing w:after="160" w:line="276" w:lineRule="auto"/>
              <w:rPr>
                <w:rFonts w:ascii="Calibri Light" w:hAnsi="Calibri Light"/>
                <w:color w:val="000000" w:themeColor="text1"/>
                <w:w w:val="122"/>
                <w:sz w:val="24"/>
                <w:szCs w:val="24"/>
              </w:rPr>
            </w:pPr>
            <w:r w:rsidRPr="4B14EA72">
              <w:rPr>
                <w:rFonts w:ascii="Calibri Light" w:hAnsi="Calibri Light"/>
                <w:color w:val="000000" w:themeColor="text1"/>
                <w:sz w:val="24"/>
                <w:szCs w:val="24"/>
              </w:rPr>
              <w:t>7.8k (alcance)</w:t>
            </w:r>
          </w:p>
        </w:tc>
      </w:tr>
    </w:tbl>
    <w:p w14:paraId="04A2496F" w14:textId="77777777" w:rsidR="00446CE1" w:rsidRDefault="00446CE1" w:rsidP="006D59E6">
      <w:pPr>
        <w:spacing w:line="276" w:lineRule="auto"/>
        <w:rPr>
          <w:rFonts w:ascii="Calibri Light" w:hAnsi="Calibri Light"/>
          <w:b/>
          <w:color w:val="000000" w:themeColor="text1"/>
          <w:w w:val="122"/>
          <w:sz w:val="28"/>
        </w:rPr>
      </w:pPr>
    </w:p>
    <w:p w14:paraId="11753EE2" w14:textId="1457BAB4" w:rsidR="00F65714" w:rsidRPr="006D59E6" w:rsidRDefault="00F65714" w:rsidP="006D59E6">
      <w:pPr>
        <w:spacing w:line="276" w:lineRule="auto"/>
        <w:rPr>
          <w:rFonts w:ascii="Calibri Light" w:hAnsi="Calibri Light"/>
          <w:b/>
          <w:color w:val="000000" w:themeColor="text1"/>
          <w:w w:val="122"/>
          <w:sz w:val="28"/>
        </w:rPr>
      </w:pPr>
      <w:r w:rsidRPr="006D59E6">
        <w:rPr>
          <w:rFonts w:ascii="Calibri Light" w:hAnsi="Calibri Light"/>
          <w:b/>
          <w:color w:val="000000" w:themeColor="text1"/>
          <w:w w:val="122"/>
          <w:sz w:val="28"/>
        </w:rPr>
        <w:t>Requerimientos para llevar a cabo el plan de medios sociales</w:t>
      </w:r>
    </w:p>
    <w:p w14:paraId="59FA104F" w14:textId="77777777" w:rsidR="00920FCB" w:rsidRPr="006D59E6" w:rsidRDefault="00920FCB" w:rsidP="006D59E6">
      <w:pPr>
        <w:spacing w:line="276" w:lineRule="auto"/>
        <w:rPr>
          <w:rFonts w:ascii="Calibri Light" w:hAnsi="Calibri Light"/>
          <w:b/>
          <w:color w:val="000000" w:themeColor="text1"/>
          <w:w w:val="122"/>
          <w:sz w:val="24"/>
        </w:rPr>
      </w:pPr>
    </w:p>
    <w:p w14:paraId="198CEDD3" w14:textId="77777777" w:rsidR="00F65714" w:rsidRDefault="00F65714" w:rsidP="00276EC7">
      <w:pPr>
        <w:pStyle w:val="Prrafodelista"/>
        <w:numPr>
          <w:ilvl w:val="0"/>
          <w:numId w:val="14"/>
        </w:num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 w:rsidRPr="00276EC7">
        <w:rPr>
          <w:rFonts w:ascii="Calibri Light" w:hAnsi="Calibri Light"/>
          <w:b/>
          <w:color w:val="000000" w:themeColor="text1"/>
          <w:w w:val="122"/>
          <w:sz w:val="24"/>
        </w:rPr>
        <w:t>Requerimiento de personal:</w:t>
      </w:r>
      <w:r w:rsidRPr="00276EC7">
        <w:rPr>
          <w:rFonts w:ascii="Calibri Light" w:hAnsi="Calibri Light"/>
          <w:color w:val="000000" w:themeColor="text1"/>
          <w:w w:val="122"/>
          <w:sz w:val="24"/>
        </w:rPr>
        <w:t xml:space="preserve"> personal necesario para realizar el trabajo, en donde deben figurar los </w:t>
      </w:r>
      <w:r w:rsidR="00276EC7" w:rsidRPr="00276EC7">
        <w:rPr>
          <w:rFonts w:ascii="Calibri Light" w:hAnsi="Calibri Light"/>
          <w:color w:val="000000" w:themeColor="text1"/>
          <w:w w:val="122"/>
          <w:sz w:val="24"/>
        </w:rPr>
        <w:t xml:space="preserve">roles solicitados por la normativa y </w:t>
      </w:r>
      <w:r w:rsidRPr="00276EC7">
        <w:rPr>
          <w:rFonts w:ascii="Calibri Light" w:hAnsi="Calibri Light"/>
          <w:color w:val="000000" w:themeColor="text1"/>
          <w:w w:val="122"/>
          <w:sz w:val="24"/>
        </w:rPr>
        <w:t>evidenciado mediante asignación de roles</w:t>
      </w:r>
      <w:r w:rsidR="00276EC7" w:rsidRPr="00276EC7">
        <w:rPr>
          <w:rFonts w:ascii="Calibri Light" w:hAnsi="Calibri Light"/>
          <w:color w:val="000000" w:themeColor="text1"/>
          <w:w w:val="122"/>
          <w:sz w:val="24"/>
        </w:rPr>
        <w:t>, así como cualquier otro recurso que se considere relevante para el cumplimiento</w:t>
      </w:r>
      <w:r w:rsidR="00276EC7">
        <w:rPr>
          <w:rFonts w:ascii="Calibri Light" w:hAnsi="Calibri Light"/>
          <w:color w:val="000000" w:themeColor="text1"/>
          <w:w w:val="122"/>
          <w:sz w:val="24"/>
        </w:rPr>
        <w:t xml:space="preserve"> de la planificación, ejemplo</w:t>
      </w:r>
      <w:r w:rsidRPr="00021584">
        <w:rPr>
          <w:rFonts w:ascii="Calibri Light" w:hAnsi="Calibri Light"/>
          <w:color w:val="000000" w:themeColor="text1"/>
          <w:w w:val="122"/>
          <w:sz w:val="24"/>
        </w:rPr>
        <w:t xml:space="preserve"> diseñador gráfico.</w:t>
      </w:r>
    </w:p>
    <w:p w14:paraId="4E8C7FBC" w14:textId="77777777" w:rsidR="00276EC7" w:rsidRDefault="00276EC7" w:rsidP="00276EC7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tbl>
      <w:tblPr>
        <w:tblStyle w:val="Tablaconcuadrcula"/>
        <w:tblW w:w="0" w:type="auto"/>
        <w:tblInd w:w="1046" w:type="dxa"/>
        <w:tblLook w:val="04A0" w:firstRow="1" w:lastRow="0" w:firstColumn="1" w:lastColumn="0" w:noHBand="0" w:noVBand="1"/>
      </w:tblPr>
      <w:tblGrid>
        <w:gridCol w:w="1861"/>
        <w:gridCol w:w="1882"/>
        <w:gridCol w:w="1266"/>
        <w:gridCol w:w="2161"/>
      </w:tblGrid>
      <w:tr w:rsidR="0069628A" w14:paraId="2B4F3DFA" w14:textId="77777777" w:rsidTr="0069628A">
        <w:tc>
          <w:tcPr>
            <w:tcW w:w="1861" w:type="dxa"/>
            <w:shd w:val="clear" w:color="auto" w:fill="EB701D"/>
          </w:tcPr>
          <w:p w14:paraId="7F0D1F18" w14:textId="77777777" w:rsidR="0069628A" w:rsidRPr="00276EC7" w:rsidRDefault="0069628A" w:rsidP="00276EC7">
            <w:pPr>
              <w:spacing w:line="276" w:lineRule="auto"/>
              <w:jc w:val="both"/>
              <w:rPr>
                <w:rFonts w:ascii="Calibri Light" w:hAnsi="Calibri Light"/>
                <w:color w:val="FFFFFF" w:themeColor="background1"/>
                <w:w w:val="122"/>
                <w:sz w:val="24"/>
              </w:rPr>
            </w:pPr>
            <w:r>
              <w:rPr>
                <w:rFonts w:ascii="Calibri Light" w:hAnsi="Calibri Light"/>
                <w:color w:val="FFFFFF" w:themeColor="background1"/>
                <w:w w:val="122"/>
                <w:sz w:val="24"/>
              </w:rPr>
              <w:t>Rol</w:t>
            </w:r>
          </w:p>
        </w:tc>
        <w:tc>
          <w:tcPr>
            <w:tcW w:w="1447" w:type="dxa"/>
            <w:shd w:val="clear" w:color="auto" w:fill="EB701D"/>
          </w:tcPr>
          <w:p w14:paraId="356EC6B8" w14:textId="77777777" w:rsidR="0069628A" w:rsidRPr="00276EC7" w:rsidRDefault="0069628A" w:rsidP="00276EC7">
            <w:pPr>
              <w:spacing w:line="276" w:lineRule="auto"/>
              <w:jc w:val="both"/>
              <w:rPr>
                <w:rFonts w:ascii="Calibri Light" w:hAnsi="Calibri Light"/>
                <w:color w:val="FFFFFF" w:themeColor="background1"/>
                <w:w w:val="122"/>
                <w:sz w:val="24"/>
              </w:rPr>
            </w:pPr>
            <w:r>
              <w:rPr>
                <w:rFonts w:ascii="Calibri Light" w:hAnsi="Calibri Light"/>
                <w:color w:val="FFFFFF" w:themeColor="background1"/>
                <w:w w:val="122"/>
                <w:sz w:val="24"/>
              </w:rPr>
              <w:t>Puesto</w:t>
            </w:r>
          </w:p>
        </w:tc>
        <w:tc>
          <w:tcPr>
            <w:tcW w:w="1265" w:type="dxa"/>
            <w:shd w:val="clear" w:color="auto" w:fill="EB701D"/>
          </w:tcPr>
          <w:p w14:paraId="75CA4301" w14:textId="77777777" w:rsidR="0069628A" w:rsidRDefault="0069628A" w:rsidP="00276EC7">
            <w:pPr>
              <w:spacing w:line="276" w:lineRule="auto"/>
              <w:jc w:val="both"/>
              <w:rPr>
                <w:rFonts w:ascii="Calibri Light" w:hAnsi="Calibri Light"/>
                <w:color w:val="FFFFFF" w:themeColor="background1"/>
                <w:w w:val="122"/>
                <w:sz w:val="24"/>
              </w:rPr>
            </w:pPr>
            <w:r>
              <w:rPr>
                <w:rFonts w:ascii="Calibri Light" w:hAnsi="Calibri Light"/>
                <w:color w:val="FFFFFF" w:themeColor="background1"/>
                <w:w w:val="122"/>
                <w:sz w:val="24"/>
              </w:rPr>
              <w:t>Cantidad</w:t>
            </w:r>
          </w:p>
        </w:tc>
        <w:tc>
          <w:tcPr>
            <w:tcW w:w="2161" w:type="dxa"/>
            <w:shd w:val="clear" w:color="auto" w:fill="EB701D"/>
          </w:tcPr>
          <w:p w14:paraId="6B79661C" w14:textId="77777777" w:rsidR="0069628A" w:rsidRPr="00276EC7" w:rsidRDefault="0069628A" w:rsidP="00276EC7">
            <w:pPr>
              <w:spacing w:line="276" w:lineRule="auto"/>
              <w:jc w:val="both"/>
              <w:rPr>
                <w:rFonts w:ascii="Calibri Light" w:hAnsi="Calibri Light"/>
                <w:color w:val="FFFFFF" w:themeColor="background1"/>
                <w:w w:val="122"/>
                <w:sz w:val="24"/>
              </w:rPr>
            </w:pPr>
            <w:r>
              <w:rPr>
                <w:rFonts w:ascii="Calibri Light" w:hAnsi="Calibri Light"/>
                <w:color w:val="FFFFFF" w:themeColor="background1"/>
                <w:w w:val="122"/>
                <w:sz w:val="24"/>
              </w:rPr>
              <w:t>Departamento</w:t>
            </w:r>
          </w:p>
        </w:tc>
      </w:tr>
      <w:tr w:rsidR="0069628A" w14:paraId="441C681D" w14:textId="77777777" w:rsidTr="0069628A">
        <w:tc>
          <w:tcPr>
            <w:tcW w:w="1861" w:type="dxa"/>
          </w:tcPr>
          <w:p w14:paraId="1A0978C3" w14:textId="77777777" w:rsidR="0069628A" w:rsidRDefault="0069628A" w:rsidP="00276EC7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Encargado de medios sociales</w:t>
            </w:r>
          </w:p>
        </w:tc>
        <w:tc>
          <w:tcPr>
            <w:tcW w:w="1447" w:type="dxa"/>
          </w:tcPr>
          <w:p w14:paraId="786A9B9D" w14:textId="2C5F5BDA" w:rsidR="0069628A" w:rsidRDefault="00B3194D" w:rsidP="00276EC7">
            <w:pPr>
              <w:spacing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Encargada de Comunicación</w:t>
            </w:r>
          </w:p>
        </w:tc>
        <w:tc>
          <w:tcPr>
            <w:tcW w:w="1265" w:type="dxa"/>
          </w:tcPr>
          <w:p w14:paraId="2CE0E0E1" w14:textId="03656208" w:rsidR="0069628A" w:rsidRDefault="00B3194D" w:rsidP="00276EC7">
            <w:pPr>
              <w:spacing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1</w:t>
            </w:r>
          </w:p>
        </w:tc>
        <w:tc>
          <w:tcPr>
            <w:tcW w:w="2161" w:type="dxa"/>
          </w:tcPr>
          <w:p w14:paraId="4A1FE18B" w14:textId="74522774" w:rsidR="0069628A" w:rsidRDefault="00B3194D" w:rsidP="00276EC7">
            <w:pPr>
              <w:spacing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Comunicación</w:t>
            </w:r>
          </w:p>
        </w:tc>
      </w:tr>
      <w:tr w:rsidR="0069628A" w14:paraId="6BC53EA4" w14:textId="77777777" w:rsidTr="0069628A">
        <w:tc>
          <w:tcPr>
            <w:tcW w:w="1861" w:type="dxa"/>
          </w:tcPr>
          <w:p w14:paraId="10D2F97A" w14:textId="77777777" w:rsidR="0069628A" w:rsidRDefault="0069628A" w:rsidP="00276EC7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Analista de medios sociales</w:t>
            </w:r>
          </w:p>
        </w:tc>
        <w:tc>
          <w:tcPr>
            <w:tcW w:w="1447" w:type="dxa"/>
          </w:tcPr>
          <w:p w14:paraId="08B9881A" w14:textId="21973050" w:rsidR="0069628A" w:rsidRDefault="003B48A9" w:rsidP="00276EC7">
            <w:pPr>
              <w:spacing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Analista</w:t>
            </w:r>
            <w:r w:rsidR="00B3194D">
              <w:rPr>
                <w:rFonts w:ascii="Calibri Light" w:hAnsi="Calibri Light"/>
                <w:color w:val="000000" w:themeColor="text1"/>
                <w:w w:val="122"/>
                <w:sz w:val="24"/>
              </w:rPr>
              <w:t xml:space="preserve"> de redes</w:t>
            </w:r>
            <w:r w:rsidR="00A83AA1">
              <w:rPr>
                <w:rFonts w:ascii="Calibri Light" w:hAnsi="Calibri Light"/>
                <w:color w:val="000000" w:themeColor="text1"/>
                <w:w w:val="122"/>
                <w:sz w:val="24"/>
              </w:rPr>
              <w:t xml:space="preserve"> sociales</w:t>
            </w:r>
          </w:p>
        </w:tc>
        <w:tc>
          <w:tcPr>
            <w:tcW w:w="1265" w:type="dxa"/>
          </w:tcPr>
          <w:p w14:paraId="50A70B8F" w14:textId="636E7DAF" w:rsidR="0069628A" w:rsidRDefault="00B3194D" w:rsidP="00276EC7">
            <w:pPr>
              <w:spacing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1</w:t>
            </w:r>
          </w:p>
        </w:tc>
        <w:tc>
          <w:tcPr>
            <w:tcW w:w="2161" w:type="dxa"/>
          </w:tcPr>
          <w:p w14:paraId="33735D0B" w14:textId="3C9E5A8D" w:rsidR="0069628A" w:rsidRDefault="00B3194D" w:rsidP="00276EC7">
            <w:pPr>
              <w:spacing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Comunicación</w:t>
            </w:r>
          </w:p>
        </w:tc>
      </w:tr>
      <w:tr w:rsidR="0069628A" w14:paraId="6C36A040" w14:textId="77777777" w:rsidTr="0069628A">
        <w:tc>
          <w:tcPr>
            <w:tcW w:w="1861" w:type="dxa"/>
          </w:tcPr>
          <w:p w14:paraId="09011D02" w14:textId="77777777" w:rsidR="0069628A" w:rsidRDefault="0069628A" w:rsidP="00276EC7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Curador de contenido</w:t>
            </w:r>
          </w:p>
        </w:tc>
        <w:tc>
          <w:tcPr>
            <w:tcW w:w="1447" w:type="dxa"/>
          </w:tcPr>
          <w:p w14:paraId="0AC279EC" w14:textId="41187FE3" w:rsidR="0069628A" w:rsidRDefault="00B3194D" w:rsidP="00276EC7">
            <w:pPr>
              <w:spacing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Correctora de estilo</w:t>
            </w:r>
          </w:p>
        </w:tc>
        <w:tc>
          <w:tcPr>
            <w:tcW w:w="1265" w:type="dxa"/>
          </w:tcPr>
          <w:p w14:paraId="61CBFBF1" w14:textId="0DAD0638" w:rsidR="0069628A" w:rsidRDefault="00B3194D" w:rsidP="00276EC7">
            <w:pPr>
              <w:spacing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1</w:t>
            </w:r>
          </w:p>
        </w:tc>
        <w:tc>
          <w:tcPr>
            <w:tcW w:w="2161" w:type="dxa"/>
          </w:tcPr>
          <w:p w14:paraId="698D4901" w14:textId="245EF760" w:rsidR="0069628A" w:rsidRDefault="00B3194D" w:rsidP="00276EC7">
            <w:pPr>
              <w:spacing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Comunicación</w:t>
            </w:r>
          </w:p>
        </w:tc>
      </w:tr>
      <w:tr w:rsidR="0069628A" w14:paraId="6E85DF63" w14:textId="77777777" w:rsidTr="0069628A">
        <w:tc>
          <w:tcPr>
            <w:tcW w:w="1861" w:type="dxa"/>
          </w:tcPr>
          <w:p w14:paraId="06AE9EE1" w14:textId="7AF63654" w:rsidR="0069628A" w:rsidRDefault="00A83AA1" w:rsidP="00276EC7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Diseñador grafico</w:t>
            </w:r>
          </w:p>
        </w:tc>
        <w:tc>
          <w:tcPr>
            <w:tcW w:w="1447" w:type="dxa"/>
          </w:tcPr>
          <w:p w14:paraId="7411D94E" w14:textId="38797692" w:rsidR="0069628A" w:rsidRDefault="00B3194D" w:rsidP="00276EC7">
            <w:pPr>
              <w:spacing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Diseñador grafico</w:t>
            </w:r>
          </w:p>
        </w:tc>
        <w:tc>
          <w:tcPr>
            <w:tcW w:w="1265" w:type="dxa"/>
          </w:tcPr>
          <w:p w14:paraId="6BCA6EAF" w14:textId="41D4436C" w:rsidR="0069628A" w:rsidRDefault="00B3194D" w:rsidP="00276EC7">
            <w:pPr>
              <w:spacing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1</w:t>
            </w:r>
          </w:p>
        </w:tc>
        <w:tc>
          <w:tcPr>
            <w:tcW w:w="2161" w:type="dxa"/>
          </w:tcPr>
          <w:p w14:paraId="50051866" w14:textId="719DD241" w:rsidR="0069628A" w:rsidRDefault="00B3194D" w:rsidP="00276EC7">
            <w:pPr>
              <w:spacing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Comunicación</w:t>
            </w:r>
          </w:p>
        </w:tc>
      </w:tr>
      <w:tr w:rsidR="00BC00C9" w14:paraId="2ED5B23C" w14:textId="77777777" w:rsidTr="0069628A">
        <w:tc>
          <w:tcPr>
            <w:tcW w:w="1861" w:type="dxa"/>
          </w:tcPr>
          <w:p w14:paraId="7BD64F00" w14:textId="156D431D" w:rsidR="00BC00C9" w:rsidRDefault="00BC00C9" w:rsidP="00276EC7">
            <w:pPr>
              <w:spacing w:line="276" w:lineRule="auto"/>
              <w:jc w:val="center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Fotógrafo</w:t>
            </w:r>
          </w:p>
        </w:tc>
        <w:tc>
          <w:tcPr>
            <w:tcW w:w="1447" w:type="dxa"/>
          </w:tcPr>
          <w:p w14:paraId="67A19DFF" w14:textId="278F5E45" w:rsidR="00BC00C9" w:rsidRDefault="00BC00C9" w:rsidP="00276EC7">
            <w:pPr>
              <w:spacing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Fotógrafo</w:t>
            </w:r>
          </w:p>
        </w:tc>
        <w:tc>
          <w:tcPr>
            <w:tcW w:w="1265" w:type="dxa"/>
          </w:tcPr>
          <w:p w14:paraId="3E37282A" w14:textId="42204D51" w:rsidR="00BC00C9" w:rsidRDefault="00BC00C9" w:rsidP="00276EC7">
            <w:pPr>
              <w:spacing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1</w:t>
            </w:r>
          </w:p>
        </w:tc>
        <w:tc>
          <w:tcPr>
            <w:tcW w:w="2161" w:type="dxa"/>
          </w:tcPr>
          <w:p w14:paraId="650C95A4" w14:textId="0962E120" w:rsidR="00BC00C9" w:rsidRDefault="00BC00C9" w:rsidP="00276EC7">
            <w:pPr>
              <w:spacing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</w:rPr>
            </w:pPr>
            <w:r>
              <w:rPr>
                <w:rFonts w:ascii="Calibri Light" w:hAnsi="Calibri Light"/>
                <w:color w:val="000000" w:themeColor="text1"/>
                <w:w w:val="122"/>
                <w:sz w:val="24"/>
              </w:rPr>
              <w:t>Comunicación</w:t>
            </w:r>
          </w:p>
        </w:tc>
      </w:tr>
    </w:tbl>
    <w:p w14:paraId="20D7CD1B" w14:textId="77777777" w:rsidR="00276EC7" w:rsidRPr="00276EC7" w:rsidRDefault="00276EC7" w:rsidP="00276EC7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11E44D44" w14:textId="77777777" w:rsidR="00F65714" w:rsidRPr="006D59E6" w:rsidRDefault="00F65714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680D7493" w14:textId="638F1A24" w:rsidR="00F65714" w:rsidRPr="007E000E" w:rsidRDefault="00F65714" w:rsidP="000E6237">
      <w:pPr>
        <w:pStyle w:val="Prrafodelista"/>
        <w:numPr>
          <w:ilvl w:val="0"/>
          <w:numId w:val="14"/>
        </w:num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  <w:szCs w:val="24"/>
        </w:rPr>
      </w:pPr>
      <w:r w:rsidRPr="007E000E">
        <w:rPr>
          <w:rFonts w:ascii="Calibri Light" w:hAnsi="Calibri Light"/>
          <w:b/>
          <w:color w:val="000000" w:themeColor="text1"/>
          <w:w w:val="122"/>
          <w:sz w:val="24"/>
        </w:rPr>
        <w:t>Requerimientos técnicos:</w:t>
      </w:r>
      <w:r w:rsidRPr="007E000E">
        <w:rPr>
          <w:rFonts w:ascii="Calibri Light" w:hAnsi="Calibri Light"/>
          <w:color w:val="000000" w:themeColor="text1"/>
          <w:w w:val="122"/>
          <w:sz w:val="24"/>
        </w:rPr>
        <w:t xml:space="preserve"> </w:t>
      </w:r>
    </w:p>
    <w:p w14:paraId="673E15E0" w14:textId="77777777" w:rsidR="00F65714" w:rsidRDefault="00F65714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53DA107C" w14:textId="7E4020BC" w:rsidR="0069628A" w:rsidRDefault="4E074FEE" w:rsidP="4B14EA72">
      <w:pPr>
        <w:pStyle w:val="Prrafodelista"/>
        <w:numPr>
          <w:ilvl w:val="0"/>
          <w:numId w:val="1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</w:pPr>
      <w:r>
        <w:rPr>
          <w:rFonts w:ascii="Calibri Light" w:hAnsi="Calibri Light"/>
          <w:color w:val="000000" w:themeColor="text1"/>
          <w:w w:val="122"/>
          <w:sz w:val="24"/>
          <w:szCs w:val="24"/>
        </w:rPr>
        <w:t>4</w:t>
      </w:r>
      <w:r w:rsidR="1B6003AE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C</w:t>
      </w:r>
      <w:r w:rsidR="67751F9A">
        <w:rPr>
          <w:rFonts w:ascii="Calibri Light" w:hAnsi="Calibri Light"/>
          <w:color w:val="000000" w:themeColor="text1"/>
          <w:w w:val="122"/>
          <w:sz w:val="24"/>
          <w:szCs w:val="24"/>
        </w:rPr>
        <w:t>omputadoras</w:t>
      </w:r>
      <w:r w:rsidR="00B3194D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con programas de diseño</w:t>
      </w:r>
      <w:r w:rsidR="31886EE9">
        <w:rPr>
          <w:rFonts w:ascii="Calibri Light" w:hAnsi="Calibri Light"/>
          <w:color w:val="000000" w:themeColor="text1"/>
          <w:w w:val="122"/>
          <w:sz w:val="24"/>
          <w:szCs w:val="24"/>
        </w:rPr>
        <w:t>,</w:t>
      </w:r>
      <w:r w:rsidR="00B3194D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diagramación y de edición de video.</w:t>
      </w:r>
    </w:p>
    <w:p w14:paraId="06F61075" w14:textId="750C0724" w:rsidR="00B3194D" w:rsidRDefault="00B3194D" w:rsidP="4B14EA72">
      <w:pPr>
        <w:pStyle w:val="Prrafodelista"/>
        <w:numPr>
          <w:ilvl w:val="0"/>
          <w:numId w:val="1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</w:pPr>
      <w:r>
        <w:rPr>
          <w:rFonts w:ascii="Calibri Light" w:hAnsi="Calibri Light"/>
          <w:color w:val="000000" w:themeColor="text1"/>
          <w:w w:val="122"/>
          <w:sz w:val="24"/>
          <w:szCs w:val="24"/>
        </w:rPr>
        <w:t>1 teléfono celular de alta gama</w:t>
      </w:r>
      <w:r w:rsidR="6182371B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+ trípode</w:t>
      </w:r>
    </w:p>
    <w:p w14:paraId="28EE55D3" w14:textId="4CC65F44" w:rsidR="00B3194D" w:rsidRDefault="046F307D" w:rsidP="4B14EA72">
      <w:pPr>
        <w:pStyle w:val="Prrafodelista"/>
        <w:numPr>
          <w:ilvl w:val="0"/>
          <w:numId w:val="1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</w:pPr>
      <w:r>
        <w:rPr>
          <w:rFonts w:ascii="Calibri Light" w:hAnsi="Calibri Light"/>
          <w:color w:val="000000" w:themeColor="text1"/>
          <w:w w:val="122"/>
          <w:sz w:val="24"/>
          <w:szCs w:val="24"/>
        </w:rPr>
        <w:t>1 cámara de video</w:t>
      </w:r>
      <w:r w:rsidR="3DB32FCB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="405C3BBB">
        <w:rPr>
          <w:rFonts w:ascii="Calibri Light" w:hAnsi="Calibri Light"/>
          <w:color w:val="000000" w:themeColor="text1"/>
          <w:w w:val="122"/>
          <w:sz w:val="24"/>
          <w:szCs w:val="24"/>
        </w:rPr>
        <w:t>HD +</w:t>
      </w:r>
      <w:r w:rsidR="3DB32FCB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accesorios (lentes, trípode, cargadores, memorias, etc.)</w:t>
      </w:r>
    </w:p>
    <w:p w14:paraId="52FB09C1" w14:textId="425BD161" w:rsidR="00B3194D" w:rsidRDefault="046F307D" w:rsidP="4B14EA72">
      <w:pPr>
        <w:pStyle w:val="Prrafodelista"/>
        <w:numPr>
          <w:ilvl w:val="0"/>
          <w:numId w:val="1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</w:pPr>
      <w:r>
        <w:rPr>
          <w:rFonts w:ascii="Calibri Light" w:hAnsi="Calibri Light"/>
          <w:color w:val="000000" w:themeColor="text1"/>
          <w:w w:val="122"/>
          <w:sz w:val="24"/>
          <w:szCs w:val="24"/>
        </w:rPr>
        <w:t>1 cámara de foto</w:t>
      </w:r>
      <w:r w:rsidR="229B9584">
        <w:rPr>
          <w:rFonts w:ascii="Calibri Light" w:hAnsi="Calibri Light"/>
          <w:color w:val="000000" w:themeColor="text1"/>
          <w:w w:val="122"/>
          <w:sz w:val="24"/>
          <w:szCs w:val="24"/>
        </w:rPr>
        <w:t>grafía + accesorios</w:t>
      </w:r>
      <w:r w:rsidR="7293AFE4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="7293AFE4" w:rsidRPr="4B14EA72">
        <w:rPr>
          <w:rFonts w:ascii="Calibri Light" w:hAnsi="Calibri Light"/>
          <w:color w:val="000000" w:themeColor="text1"/>
          <w:sz w:val="24"/>
          <w:szCs w:val="24"/>
        </w:rPr>
        <w:t>(lentes, trípode, cargadores, memorias, etc.)</w:t>
      </w:r>
    </w:p>
    <w:p w14:paraId="64FAF051" w14:textId="0077A953" w:rsidR="40CC13D2" w:rsidRDefault="40CC13D2" w:rsidP="4B14EA72">
      <w:pPr>
        <w:pStyle w:val="Prrafodelista"/>
        <w:numPr>
          <w:ilvl w:val="0"/>
          <w:numId w:val="1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  <w:r w:rsidRPr="4B14EA72">
        <w:rPr>
          <w:rFonts w:ascii="Calibri Light" w:hAnsi="Calibri Light"/>
          <w:color w:val="000000" w:themeColor="text1"/>
          <w:sz w:val="24"/>
          <w:szCs w:val="24"/>
        </w:rPr>
        <w:t>Internet inalámbrico de buena velocidad</w:t>
      </w:r>
    </w:p>
    <w:p w14:paraId="777EBE6F" w14:textId="4152D7E2" w:rsidR="40CC13D2" w:rsidRDefault="40CC13D2" w:rsidP="4B14EA72">
      <w:pPr>
        <w:pStyle w:val="Prrafodelista"/>
        <w:numPr>
          <w:ilvl w:val="0"/>
          <w:numId w:val="1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  <w:r w:rsidRPr="4B14EA72">
        <w:rPr>
          <w:rFonts w:ascii="Calibri Light" w:hAnsi="Calibri Light"/>
          <w:color w:val="000000" w:themeColor="text1"/>
          <w:sz w:val="24"/>
          <w:szCs w:val="24"/>
        </w:rPr>
        <w:t>1 equipo de grabación de audio (Grabadora, baterías, memorias, micrófonos)</w:t>
      </w:r>
    </w:p>
    <w:p w14:paraId="23EA3383" w14:textId="3597CF29" w:rsidR="00B3194D" w:rsidRDefault="00B3194D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5EE5615F" w14:textId="77777777" w:rsidR="0069628A" w:rsidRDefault="0069628A" w:rsidP="0069628A">
      <w:pPr>
        <w:spacing w:line="276" w:lineRule="auto"/>
        <w:rPr>
          <w:rFonts w:ascii="Calibri Light" w:hAnsi="Calibri Light"/>
          <w:b/>
          <w:color w:val="000000" w:themeColor="text1"/>
          <w:w w:val="122"/>
          <w:sz w:val="28"/>
          <w:szCs w:val="24"/>
        </w:rPr>
      </w:pPr>
    </w:p>
    <w:p w14:paraId="20D552D4" w14:textId="77777777" w:rsidR="0069628A" w:rsidRDefault="0069628A" w:rsidP="0069628A">
      <w:pPr>
        <w:spacing w:line="276" w:lineRule="auto"/>
        <w:rPr>
          <w:rFonts w:ascii="Calibri Light" w:hAnsi="Calibri Light"/>
          <w:b/>
          <w:color w:val="000000" w:themeColor="text1"/>
          <w:w w:val="122"/>
          <w:sz w:val="28"/>
          <w:szCs w:val="24"/>
        </w:rPr>
      </w:pPr>
      <w:r w:rsidRPr="0069628A">
        <w:rPr>
          <w:rFonts w:ascii="Calibri Light" w:hAnsi="Calibri Light"/>
          <w:b/>
          <w:color w:val="000000" w:themeColor="text1"/>
          <w:w w:val="122"/>
          <w:sz w:val="28"/>
          <w:szCs w:val="24"/>
        </w:rPr>
        <w:t>Funciones y responsabilidades del equipo de</w:t>
      </w:r>
      <w:r>
        <w:rPr>
          <w:rFonts w:ascii="Calibri Light" w:hAnsi="Calibri Light"/>
          <w:b/>
          <w:color w:val="000000" w:themeColor="text1"/>
          <w:w w:val="122"/>
          <w:sz w:val="28"/>
          <w:szCs w:val="24"/>
        </w:rPr>
        <w:t xml:space="preserve"> </w:t>
      </w:r>
      <w:r w:rsidRPr="0069628A">
        <w:rPr>
          <w:rFonts w:ascii="Calibri Light" w:hAnsi="Calibri Light"/>
          <w:b/>
          <w:color w:val="000000" w:themeColor="text1"/>
          <w:w w:val="122"/>
          <w:sz w:val="28"/>
          <w:szCs w:val="24"/>
        </w:rPr>
        <w:t>t</w:t>
      </w:r>
      <w:r>
        <w:rPr>
          <w:rFonts w:ascii="Calibri Light" w:hAnsi="Calibri Light"/>
          <w:b/>
          <w:color w:val="000000" w:themeColor="text1"/>
          <w:w w:val="122"/>
          <w:sz w:val="28"/>
          <w:szCs w:val="24"/>
        </w:rPr>
        <w:t>rabajo</w:t>
      </w:r>
    </w:p>
    <w:p w14:paraId="0A158B4F" w14:textId="30BBC373" w:rsidR="00F65714" w:rsidRDefault="00F65714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70865628" w14:textId="724151A5" w:rsidR="003B48A9" w:rsidRDefault="003B48A9" w:rsidP="006D59E6">
      <w:pPr>
        <w:spacing w:line="276" w:lineRule="auto"/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</w:pPr>
      <w:r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  <w:t>Encargado del Departamento de Comunicación</w:t>
      </w:r>
    </w:p>
    <w:p w14:paraId="4326E63D" w14:textId="77777777" w:rsidR="003B48A9" w:rsidRDefault="003B48A9" w:rsidP="006D59E6">
      <w:pPr>
        <w:spacing w:line="276" w:lineRule="auto"/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</w:pPr>
    </w:p>
    <w:p w14:paraId="022770C8" w14:textId="77777777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54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Dirigir, coordinar y supervisar las labores del personal a su cargo.</w:t>
      </w:r>
    </w:p>
    <w:p w14:paraId="6613ECEB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3E1E62A7" w14:textId="7C6FBF89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55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Asesorar a la Máxima Autoridad de la institución en su área de competencia.</w:t>
      </w:r>
    </w:p>
    <w:p w14:paraId="5D6382C7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2EBB6AC7" w14:textId="7F64E99F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56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Diseñar campañas en los diferentes medios de comunicación tendentes a</w:t>
      </w:r>
    </w:p>
    <w:p w14:paraId="66FC110F" w14:textId="77777777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57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proyectar la imagen institucional.</w:t>
      </w:r>
    </w:p>
    <w:p w14:paraId="117C4719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6F275233" w14:textId="33CE6EC5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58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Dirigir, controlar y administrar la redacción de noticias, textos de spots</w:t>
      </w:r>
    </w:p>
    <w:p w14:paraId="528961FE" w14:textId="77777777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59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televisivos, así como pautar reportajes y coordinar las acciones que se</w:t>
      </w:r>
    </w:p>
    <w:p w14:paraId="7B8123AA" w14:textId="77777777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60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requieran para cubrir a nivel de prensa los eventos institucionales.</w:t>
      </w:r>
    </w:p>
    <w:p w14:paraId="1C323121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24421B28" w14:textId="1F1C4FE8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61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Canalizar la información de la institución hacia los medios de comunicación</w:t>
      </w:r>
    </w:p>
    <w:p w14:paraId="27723DD7" w14:textId="50E881E6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62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masivos en el ámbito nacional y regional, así como ofrecer los elementos de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soporte necesarios en los aspectos gráficos, visuales e informativos.</w:t>
      </w:r>
    </w:p>
    <w:p w14:paraId="5C24B952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7CFC7127" w14:textId="13EBCE37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63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Coordinar y organizar ruedas de prensa, actos sociales, atención a visitantes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y otras actividades y eventos que se requieran en la institución.</w:t>
      </w:r>
    </w:p>
    <w:p w14:paraId="74D98EB1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7B8DE2F8" w14:textId="6D587050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64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Coordinar la elaboración diaria de una síntesis informativa sobre temas</w:t>
      </w:r>
    </w:p>
    <w:p w14:paraId="0D494366" w14:textId="77777777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65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relacionados a la institución que sirvan de base a la toma de decisiones</w:t>
      </w:r>
    </w:p>
    <w:p w14:paraId="4EAB6AE8" w14:textId="77777777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66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acertadas.</w:t>
      </w:r>
    </w:p>
    <w:p w14:paraId="213131BB" w14:textId="232EE7D2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67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Lograr una presencia pública activa y positiva de la institución a nivel nacional.</w:t>
      </w:r>
    </w:p>
    <w:p w14:paraId="267C9AC2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0E61B4CC" w14:textId="7DFDCAB3" w:rsid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68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Utilizar eficientemente los medios disponibles, como son rotafolios, radiofonía,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medios impresos, audiovisuales hasta las llamadas Nuevas Tecnologías de la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Información, de forma tal que apoyen adecuadamente las actividades del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área.</w:t>
      </w:r>
    </w:p>
    <w:p w14:paraId="0C562C8B" w14:textId="77777777" w:rsidR="003B48A9" w:rsidRP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2D116E15" w14:textId="1A246780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69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Diseñar e implementar estrategias de comunicación internas, de forma que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las diferentes unidades organizativas conozcan perfectamente los objetivos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estratégicos y operativos de la entidad.</w:t>
      </w:r>
    </w:p>
    <w:p w14:paraId="749CE668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4DE65926" w14:textId="1AB5ECD9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70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Planificar, organizar y supervisar todos los aspectos relativos a los medios de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comunicación de que dispone la institución, como son: revistas, boletines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i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nternos, entre otros.</w:t>
      </w:r>
    </w:p>
    <w:p w14:paraId="6A74B5A1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18F6E751" w14:textId="3EDE1FBF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71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Velar por el envío oportuno de las comunicaciones informativas de la</w:t>
      </w:r>
    </w:p>
    <w:p w14:paraId="5314C01A" w14:textId="77777777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72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programación de eventos o actividades de interés general, a los distintos</w:t>
      </w:r>
    </w:p>
    <w:p w14:paraId="5E1A8FB1" w14:textId="77777777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73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medios de comunicación.</w:t>
      </w:r>
    </w:p>
    <w:p w14:paraId="4E534794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3C0768DF" w14:textId="5714A6E3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74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Mantener y registrar una memoria sobre las informaciones que sobre la</w:t>
      </w:r>
    </w:p>
    <w:p w14:paraId="700914AA" w14:textId="07965C6F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75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gestión de la máxima autoridad, publiquen los medios escritos.</w:t>
      </w:r>
    </w:p>
    <w:p w14:paraId="2E64D61C" w14:textId="6D76BB17" w:rsidR="003B48A9" w:rsidRP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1288B782" w14:textId="1D86C123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76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Mantener informado al Ejecutivo Máximo sobre temas de interés o que puedan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generar conflictos ante la opinión pública, y en el mismo tenor accionar </w:t>
      </w:r>
      <w:del w:id="77" w:author="Mildred Minaya Morillo" w:date="2021-11-09T12:51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delText>de</w:delText>
        </w:r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delText xml:space="preserve"> </w:delText>
        </w:r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delText>acuerdo a</w:delText>
        </w:r>
      </w:del>
      <w:ins w:id="78" w:author="Mildred Minaya Morillo" w:date="2021-11-09T12:51:00Z">
        <w:r w:rsidR="2A9188BB" w:rsidRPr="003B48A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de acuerdo con</w:t>
        </w:r>
      </w:ins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los intereses de la institución.</w:t>
      </w:r>
    </w:p>
    <w:p w14:paraId="119CDCB0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21F4A91B" w14:textId="575C790D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79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Asesorar y coordinar las publicaciones periódicas y en general todo los</w:t>
      </w:r>
    </w:p>
    <w:p w14:paraId="42083119" w14:textId="77777777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80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relacionado con el desarrollo de proyectos editoriales de la institución.</w:t>
      </w:r>
    </w:p>
    <w:p w14:paraId="6C9FD0D6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04D38BB4" w14:textId="735EF2CC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81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Planear, dirigir, supervisar y controlar el proceso editorial y de artes gráficas,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de los documentos a ser elaborados por la institución, así como controlar la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calidad de todas las obras impresas de la institución.</w:t>
      </w:r>
    </w:p>
    <w:p w14:paraId="1038025A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42A32965" w14:textId="398075E7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82" w:author="Mildred Minaya Morillo" w:date="2021-11-09T20:12:00Z">
          <w:pPr>
            <w:spacing w:line="276" w:lineRule="auto"/>
          </w:pPr>
        </w:pPrChange>
      </w:pPr>
      <w:r>
        <w:rPr>
          <w:rFonts w:ascii="Calibri Light" w:hAnsi="Calibri Light"/>
          <w:color w:val="000000" w:themeColor="text1"/>
          <w:w w:val="122"/>
          <w:sz w:val="24"/>
          <w:szCs w:val="24"/>
        </w:rPr>
        <w:t>S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upervisar el proceso de diagramación de los documentos elaborados en la</w:t>
      </w:r>
    </w:p>
    <w:p w14:paraId="0877D997" w14:textId="77777777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83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institución, incluyendo formatos, tipos y fuentes de letras, la disposición de</w:t>
      </w:r>
    </w:p>
    <w:p w14:paraId="40C6303F" w14:textId="6A610932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84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lastRenderedPageBreak/>
        <w:t>textos, fotografías, cuadros, las ilustraciones y la realización de todo tipo de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carátulas, sin perjuicio de contratar tales servicios, si fuere necesario.</w:t>
      </w:r>
    </w:p>
    <w:p w14:paraId="5CC82250" w14:textId="04D92CA2" w:rsid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85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</w:p>
    <w:p w14:paraId="0E35ADD7" w14:textId="27AAC158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86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Calcular y controlar el costo de producción de las publicaciones realizadas,</w:t>
      </w:r>
    </w:p>
    <w:p w14:paraId="3C5AD97D" w14:textId="77777777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87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bajo la orientación del área Administrativa y Financiera.</w:t>
      </w:r>
    </w:p>
    <w:p w14:paraId="36E23855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045655B9" w14:textId="0306CC8F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88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Preparar el presupuesto y memoria anual del área.</w:t>
      </w:r>
    </w:p>
    <w:p w14:paraId="0D971708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7F234E5B" w14:textId="0899C13E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89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Presentar informes de las actividades realizadas.</w:t>
      </w:r>
    </w:p>
    <w:p w14:paraId="0541C325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79F1775D" w14:textId="5138E30F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del w:id="90" w:author="Mildred Minaya Morillo" w:date="2021-11-09T12:51:00Z"/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91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Cumplir las metas individuales que le sean asignadas y los compromisos que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ellas conlleven, conforme la naturaleza del cargo.</w:t>
      </w:r>
    </w:p>
    <w:p w14:paraId="509F2C24" w14:textId="056D2E7C" w:rsidR="003B48A9" w:rsidRDefault="003B48A9">
      <w:pPr>
        <w:spacing w:line="276" w:lineRule="auto"/>
        <w:rPr>
          <w:color w:val="000000" w:themeColor="text1"/>
          <w:w w:val="122"/>
        </w:rPr>
        <w:pPrChange w:id="92" w:author="Mildred Minaya Morillo" w:date="2021-11-09T20:12:00Z">
          <w:pPr>
            <w:spacing w:line="276" w:lineRule="auto"/>
          </w:pPr>
        </w:pPrChange>
      </w:pPr>
      <w:del w:id="93" w:author="Mildred Minaya Morillo" w:date="2021-11-09T12:51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delText xml:space="preserve"> </w:delText>
        </w:r>
      </w:del>
    </w:p>
    <w:p w14:paraId="18D8E088" w14:textId="47C3A489" w:rsidR="003B48A9" w:rsidRPr="003B48A9" w:rsidRDefault="003B48A9">
      <w:pPr>
        <w:pStyle w:val="Prrafodelista"/>
        <w:numPr>
          <w:ilvl w:val="0"/>
          <w:numId w:val="26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94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Realizar otras tareas afines y complementarias, conforme a lo asignado por su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superior inmediato.</w:t>
      </w:r>
    </w:p>
    <w:p w14:paraId="4345EC4A" w14:textId="77777777" w:rsidR="003B48A9" w:rsidRDefault="003B48A9" w:rsidP="006D59E6">
      <w:pPr>
        <w:spacing w:line="276" w:lineRule="auto"/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</w:pPr>
    </w:p>
    <w:p w14:paraId="2E45D577" w14:textId="276AB246" w:rsidR="003B48A9" w:rsidRPr="003B48A9" w:rsidRDefault="003B48A9" w:rsidP="006D59E6">
      <w:pPr>
        <w:spacing w:line="276" w:lineRule="auto"/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</w:pPr>
      <w:r w:rsidRPr="003B48A9"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  <w:t>Analista de Redes Sociales</w:t>
      </w:r>
    </w:p>
    <w:p w14:paraId="778DFAEF" w14:textId="6E353990" w:rsidR="00920FCB" w:rsidRDefault="00920FCB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5ECD593D" w14:textId="77777777" w:rsidR="003B48A9" w:rsidRPr="003B48A9" w:rsidRDefault="003B48A9">
      <w:pPr>
        <w:pStyle w:val="Prrafodelista"/>
        <w:numPr>
          <w:ilvl w:val="0"/>
          <w:numId w:val="2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95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Analizar el desarrollo de la estrategia en las redes sociales y el seguimiento</w:t>
      </w:r>
    </w:p>
    <w:p w14:paraId="31D86B12" w14:textId="77777777" w:rsidR="003B48A9" w:rsidRDefault="003B48A9">
      <w:pPr>
        <w:pStyle w:val="Prrafodelista"/>
        <w:numPr>
          <w:ilvl w:val="0"/>
          <w:numId w:val="2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96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diario de las tendencias en las redes sociales.</w:t>
      </w:r>
    </w:p>
    <w:p w14:paraId="7C96E3DD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21EE37CB" w14:textId="7FB238EC" w:rsidR="003B48A9" w:rsidRPr="003B48A9" w:rsidRDefault="003B48A9">
      <w:pPr>
        <w:pStyle w:val="Prrafodelista"/>
        <w:numPr>
          <w:ilvl w:val="0"/>
          <w:numId w:val="2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97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Revisar, seleccionar y clasificar las informaciones pertinentes a los temas de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interés para el Poder Ejecutivo publicadas en las redes sociales.</w:t>
      </w:r>
    </w:p>
    <w:p w14:paraId="2AB4E849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4ADF3D83" w14:textId="075388D4" w:rsidR="003B48A9" w:rsidRPr="003B48A9" w:rsidRDefault="003B48A9">
      <w:pPr>
        <w:pStyle w:val="Prrafodelista"/>
        <w:numPr>
          <w:ilvl w:val="0"/>
          <w:numId w:val="2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98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Registrar las informaciones seleccionadas en la base de datos.</w:t>
      </w:r>
    </w:p>
    <w:p w14:paraId="41F2A339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7147B177" w14:textId="146CA5D0" w:rsidR="003B48A9" w:rsidRPr="003B48A9" w:rsidRDefault="003B48A9">
      <w:pPr>
        <w:pStyle w:val="Prrafodelista"/>
        <w:numPr>
          <w:ilvl w:val="0"/>
          <w:numId w:val="2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99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Monitorear la proyección de la imagen e identidad institucional y las</w:t>
      </w:r>
    </w:p>
    <w:p w14:paraId="66700B21" w14:textId="77777777" w:rsidR="003B48A9" w:rsidRPr="003B48A9" w:rsidRDefault="003B48A9">
      <w:pPr>
        <w:pStyle w:val="Prrafodelista"/>
        <w:numPr>
          <w:ilvl w:val="0"/>
          <w:numId w:val="2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00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publicaciones de terceros en las redes sociales relacionadas con la</w:t>
      </w:r>
    </w:p>
    <w:p w14:paraId="7367D637" w14:textId="77777777" w:rsidR="003B48A9" w:rsidRPr="003B48A9" w:rsidRDefault="003B48A9">
      <w:pPr>
        <w:pStyle w:val="Prrafodelista"/>
        <w:numPr>
          <w:ilvl w:val="0"/>
          <w:numId w:val="2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01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institución.</w:t>
      </w:r>
    </w:p>
    <w:p w14:paraId="6327E18C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050C30DD" w14:textId="67C3B1D3" w:rsidR="003B48A9" w:rsidRPr="003B48A9" w:rsidRDefault="003B48A9">
      <w:pPr>
        <w:pStyle w:val="Prrafodelista"/>
        <w:numPr>
          <w:ilvl w:val="0"/>
          <w:numId w:val="2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02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Alimentar contenidos noticiosos e informativos institucionales para su difusión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en las redes sociales.</w:t>
      </w:r>
    </w:p>
    <w:p w14:paraId="7AF9B1C5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0B3BC585" w14:textId="3E6F9D2D" w:rsidR="003B48A9" w:rsidRPr="003B48A9" w:rsidRDefault="003B48A9">
      <w:pPr>
        <w:pStyle w:val="Prrafodelista"/>
        <w:numPr>
          <w:ilvl w:val="0"/>
          <w:numId w:val="2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03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Dar seguimiento a las informaciones de interés para la realización de trabajos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para la institución.</w:t>
      </w:r>
    </w:p>
    <w:p w14:paraId="0D9FA043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3AC62D5E" w14:textId="40C8ABE1" w:rsidR="003B48A9" w:rsidRPr="003B48A9" w:rsidRDefault="003B48A9">
      <w:pPr>
        <w:pStyle w:val="Prrafodelista"/>
        <w:numPr>
          <w:ilvl w:val="0"/>
          <w:numId w:val="2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04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Detectar y dar seguimiento a situaciones de contingencia que se promuevan a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través de las redes sociales relacionados con el Poder Ejecutivo.</w:t>
      </w:r>
    </w:p>
    <w:p w14:paraId="6D86CAC4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5FC7464A" w14:textId="422055C2" w:rsidR="003B48A9" w:rsidRPr="003B48A9" w:rsidRDefault="003B48A9">
      <w:pPr>
        <w:pStyle w:val="Prrafodelista"/>
        <w:numPr>
          <w:ilvl w:val="0"/>
          <w:numId w:val="2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05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Analizar los resultados de las informaciones recibidas a través de las redes</w:t>
      </w:r>
    </w:p>
    <w:p w14:paraId="7AE0683C" w14:textId="77777777" w:rsidR="003B48A9" w:rsidRPr="003B48A9" w:rsidRDefault="003B48A9">
      <w:pPr>
        <w:pStyle w:val="Prrafodelista"/>
        <w:numPr>
          <w:ilvl w:val="0"/>
          <w:numId w:val="2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06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sociales.</w:t>
      </w:r>
    </w:p>
    <w:p w14:paraId="5140EA6E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0E0BC075" w14:textId="5FD6DF49" w:rsidR="003B48A9" w:rsidRPr="003B48A9" w:rsidRDefault="003B48A9">
      <w:pPr>
        <w:pStyle w:val="Prrafodelista"/>
        <w:numPr>
          <w:ilvl w:val="0"/>
          <w:numId w:val="2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07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Presentar informe de las labores realizadas.</w:t>
      </w:r>
    </w:p>
    <w:p w14:paraId="0E2265FB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3208D4C0" w14:textId="77777777" w:rsidR="003B48A9" w:rsidRDefault="003B48A9">
      <w:pPr>
        <w:pStyle w:val="Prrafodelista"/>
        <w:numPr>
          <w:ilvl w:val="0"/>
          <w:numId w:val="2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08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Cumplir las metas individuales que le sean asignadas y los compromisos que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ellas conlleven, conforme a la naturaleza de cargo.</w:t>
      </w:r>
    </w:p>
    <w:p w14:paraId="20574924" w14:textId="77777777" w:rsidR="003B48A9" w:rsidRDefault="003B48A9" w:rsidP="003B48A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7B4F547C" w14:textId="17D6A3D1" w:rsidR="003B48A9" w:rsidRPr="003B48A9" w:rsidRDefault="003B48A9">
      <w:pPr>
        <w:pStyle w:val="Prrafodelista"/>
        <w:numPr>
          <w:ilvl w:val="0"/>
          <w:numId w:val="2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09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Realizar otras tareas afines y complementarias, conforme a lo asignado por</w:t>
      </w:r>
    </w:p>
    <w:p w14:paraId="0AEE3643" w14:textId="2D690399" w:rsidR="003B48A9" w:rsidRDefault="003B48A9">
      <w:pPr>
        <w:pStyle w:val="Prrafodelista"/>
        <w:numPr>
          <w:ilvl w:val="0"/>
          <w:numId w:val="25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10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su superior inmediato.</w:t>
      </w:r>
    </w:p>
    <w:p w14:paraId="10042B5C" w14:textId="0B001B01" w:rsidR="003B48A9" w:rsidRDefault="003B48A9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1E1899C8" w14:textId="77777777" w:rsidR="003B48A9" w:rsidRDefault="003B48A9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7643DE00" w14:textId="77777777" w:rsidR="003B48A9" w:rsidRDefault="003B48A9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7480E749" w14:textId="4A3E9915" w:rsidR="00E916B7" w:rsidRPr="00E916B7" w:rsidRDefault="00E916B7" w:rsidP="006D59E6">
      <w:pPr>
        <w:spacing w:line="276" w:lineRule="auto"/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</w:pPr>
      <w:r w:rsidRPr="00E916B7"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  <w:t>Gestor de Redes Sociales</w:t>
      </w:r>
    </w:p>
    <w:p w14:paraId="79AC01C7" w14:textId="77777777" w:rsidR="00E916B7" w:rsidRDefault="00E916B7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42F14E85" w14:textId="77777777" w:rsidR="00E916B7" w:rsidRPr="00E916B7" w:rsidRDefault="00E916B7">
      <w:pPr>
        <w:pStyle w:val="Prrafodelista"/>
        <w:numPr>
          <w:ilvl w:val="0"/>
          <w:numId w:val="24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11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Preparar los mensajes a ser difundidos en las redes sociales a partir de los contenidos entregados por el área de comunicaciones</w:t>
      </w:r>
    </w:p>
    <w:p w14:paraId="456EECA0" w14:textId="77777777" w:rsidR="00E916B7" w:rsidRDefault="00E916B7" w:rsidP="00E916B7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3E5E1264" w14:textId="78BB5313" w:rsidR="00E916B7" w:rsidRPr="00E916B7" w:rsidRDefault="00E916B7">
      <w:pPr>
        <w:pStyle w:val="Prrafodelista"/>
        <w:numPr>
          <w:ilvl w:val="0"/>
          <w:numId w:val="24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12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Realizar la toma de imágenes y videos, editarlos con las aplicaciones correspondientes y publicarlos en las diferentes redes sociales</w:t>
      </w:r>
    </w:p>
    <w:p w14:paraId="5873494C" w14:textId="77777777" w:rsidR="00E916B7" w:rsidRDefault="00E916B7" w:rsidP="00E916B7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39F46A82" w14:textId="68B3E55F" w:rsidR="00E916B7" w:rsidRPr="00E916B7" w:rsidRDefault="00E916B7">
      <w:pPr>
        <w:pStyle w:val="Prrafodelista"/>
        <w:numPr>
          <w:ilvl w:val="0"/>
          <w:numId w:val="24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13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Adecuar los contenidos de los mensajes según las características de las diferentes redes sociales</w:t>
      </w:r>
    </w:p>
    <w:p w14:paraId="7D1A15A0" w14:textId="77777777" w:rsidR="00E916B7" w:rsidRDefault="00E916B7" w:rsidP="00E916B7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70A6D171" w14:textId="1551C5B3" w:rsidR="00E916B7" w:rsidRPr="00E916B7" w:rsidRDefault="00E916B7">
      <w:pPr>
        <w:pStyle w:val="Prrafodelista"/>
        <w:numPr>
          <w:ilvl w:val="0"/>
          <w:numId w:val="24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14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Dar seguimiento a la interacción de los usuarios a través de las redes sociales e informar sobre lo transcendente a su superior</w:t>
      </w:r>
    </w:p>
    <w:p w14:paraId="42EE83FF" w14:textId="77777777" w:rsidR="00E916B7" w:rsidRDefault="00E916B7" w:rsidP="00E916B7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7B49D066" w14:textId="1C09E6F8" w:rsidR="00E916B7" w:rsidRDefault="00E916B7">
      <w:pPr>
        <w:pStyle w:val="Prrafodelista"/>
        <w:numPr>
          <w:ilvl w:val="0"/>
          <w:numId w:val="24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15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Realizar otras tareas afines y complementarias conforme a la naturaleza del puesto</w:t>
      </w:r>
    </w:p>
    <w:p w14:paraId="791F1798" w14:textId="77777777" w:rsidR="00E916B7" w:rsidRDefault="00E916B7" w:rsidP="00E916B7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43A1F524" w14:textId="37464AB5" w:rsidR="00BC00C9" w:rsidRDefault="00BC00C9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1EACD96C" w14:textId="7B2D32A5" w:rsidR="00BC00C9" w:rsidRPr="00E916B7" w:rsidRDefault="00BC00C9" w:rsidP="006D59E6">
      <w:pPr>
        <w:spacing w:line="276" w:lineRule="auto"/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</w:pPr>
      <w:r w:rsidRPr="00E916B7"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  <w:lastRenderedPageBreak/>
        <w:t>Diseñador grafico</w:t>
      </w:r>
    </w:p>
    <w:p w14:paraId="3D84D69B" w14:textId="0FFCD3E3" w:rsidR="00BC00C9" w:rsidRDefault="00BC00C9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77811887" w14:textId="187EE7B5" w:rsidR="00E916B7" w:rsidRPr="00E916B7" w:rsidRDefault="00E916B7">
      <w:pPr>
        <w:pStyle w:val="Prrafodelista"/>
        <w:numPr>
          <w:ilvl w:val="0"/>
          <w:numId w:val="23"/>
        </w:numPr>
        <w:spacing w:line="276" w:lineRule="auto"/>
        <w:rPr>
          <w:del w:id="116" w:author="Mildred Minaya Morillo" w:date="2021-11-09T12:52:00Z"/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17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Proponer innovaciones o correcciones que considere de lugar, en cuanto a</w:t>
      </w:r>
    </w:p>
    <w:p w14:paraId="2E96F0ED" w14:textId="77777777" w:rsidR="00E916B7" w:rsidRPr="00E916B7" w:rsidRDefault="00E916B7">
      <w:pPr>
        <w:spacing w:line="276" w:lineRule="auto"/>
        <w:rPr>
          <w:color w:val="000000" w:themeColor="text1"/>
          <w:w w:val="122"/>
        </w:rPr>
        <w:pPrChange w:id="118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presentación, colores, figuras y estilos de los diseños.</w:t>
      </w:r>
    </w:p>
    <w:p w14:paraId="7DC0A410" w14:textId="77777777" w:rsidR="00E916B7" w:rsidRDefault="00E916B7" w:rsidP="00E916B7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6FA56D91" w14:textId="01498D5C" w:rsidR="00E916B7" w:rsidRPr="00E916B7" w:rsidRDefault="00E916B7">
      <w:pPr>
        <w:pStyle w:val="Prrafodelista"/>
        <w:numPr>
          <w:ilvl w:val="0"/>
          <w:numId w:val="23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19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Elaborar conceptos gráficos (ideas) de estructuración del mensaje.</w:t>
      </w:r>
    </w:p>
    <w:p w14:paraId="406BD2D0" w14:textId="77777777" w:rsidR="00E916B7" w:rsidRDefault="00E916B7" w:rsidP="00E916B7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386939BB" w14:textId="7E6694EA" w:rsidR="00E916B7" w:rsidRPr="00E916B7" w:rsidRDefault="00E916B7">
      <w:pPr>
        <w:pStyle w:val="Prrafodelista"/>
        <w:numPr>
          <w:ilvl w:val="0"/>
          <w:numId w:val="23"/>
        </w:numPr>
        <w:spacing w:line="276" w:lineRule="auto"/>
        <w:rPr>
          <w:del w:id="120" w:author="Mildred Minaya Morillo" w:date="2021-11-09T12:51:00Z"/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21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Diseñar bocetos de afiches, portadas de revistas, periódicos, brochures,</w:t>
      </w:r>
    </w:p>
    <w:p w14:paraId="37D87DB2" w14:textId="77777777" w:rsidR="00E916B7" w:rsidRPr="00E916B7" w:rsidRDefault="00E916B7">
      <w:pPr>
        <w:spacing w:line="276" w:lineRule="auto"/>
        <w:rPr>
          <w:color w:val="000000" w:themeColor="text1"/>
          <w:w w:val="122"/>
        </w:rPr>
        <w:pPrChange w:id="122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programas de actividades etc.</w:t>
      </w:r>
    </w:p>
    <w:p w14:paraId="1C177E2E" w14:textId="77777777" w:rsidR="00E916B7" w:rsidRDefault="00E916B7" w:rsidP="00E916B7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075AE970" w14:textId="1F18F90F" w:rsidR="00E916B7" w:rsidRPr="00E916B7" w:rsidRDefault="00E916B7">
      <w:pPr>
        <w:pStyle w:val="Prrafodelista"/>
        <w:numPr>
          <w:ilvl w:val="0"/>
          <w:numId w:val="23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23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Dar seguimiento a los trabajos de impresión.</w:t>
      </w:r>
    </w:p>
    <w:p w14:paraId="56FA5EC7" w14:textId="77777777" w:rsidR="00E916B7" w:rsidRDefault="00E916B7" w:rsidP="00E916B7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45BA2403" w14:textId="43B37773" w:rsidR="00E916B7" w:rsidRPr="00E916B7" w:rsidRDefault="00E916B7">
      <w:pPr>
        <w:pStyle w:val="Prrafodelista"/>
        <w:numPr>
          <w:ilvl w:val="0"/>
          <w:numId w:val="23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24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Combinar imágenes con textos.</w:t>
      </w:r>
    </w:p>
    <w:p w14:paraId="709EB26D" w14:textId="77777777" w:rsidR="00E916B7" w:rsidRDefault="00E916B7" w:rsidP="00E916B7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11045505" w14:textId="619D7502" w:rsidR="00E916B7" w:rsidRPr="00E916B7" w:rsidRDefault="00E916B7">
      <w:pPr>
        <w:pStyle w:val="Prrafodelista"/>
        <w:numPr>
          <w:ilvl w:val="0"/>
          <w:numId w:val="23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25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Determinar prioridad de los elementos que componen el trabajo a realizar.</w:t>
      </w:r>
    </w:p>
    <w:p w14:paraId="6946D978" w14:textId="77777777" w:rsidR="00E916B7" w:rsidRDefault="00E916B7" w:rsidP="00E916B7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6E3E50B1" w14:textId="42EF16B4" w:rsidR="00E916B7" w:rsidRPr="00E916B7" w:rsidRDefault="00E916B7">
      <w:pPr>
        <w:pStyle w:val="Prrafodelista"/>
        <w:numPr>
          <w:ilvl w:val="0"/>
          <w:numId w:val="23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26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Determinar la tipografía que vaya acorde con lo que se quiere comunicar.</w:t>
      </w:r>
    </w:p>
    <w:p w14:paraId="3750679B" w14:textId="77777777" w:rsidR="00E916B7" w:rsidRDefault="00E916B7" w:rsidP="00E916B7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67AA9920" w14:textId="5A70E00E" w:rsidR="00E916B7" w:rsidRPr="00E916B7" w:rsidRDefault="00E916B7">
      <w:pPr>
        <w:pStyle w:val="Prrafodelista"/>
        <w:numPr>
          <w:ilvl w:val="0"/>
          <w:numId w:val="23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27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Dibujar gráficos, cuadros y otros.</w:t>
      </w:r>
    </w:p>
    <w:p w14:paraId="4BCD8F07" w14:textId="77777777" w:rsidR="00E916B7" w:rsidRDefault="00E916B7" w:rsidP="00E916B7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16C14029" w14:textId="2F257A32" w:rsidR="00E916B7" w:rsidRPr="00E916B7" w:rsidRDefault="00E916B7">
      <w:pPr>
        <w:pStyle w:val="Prrafodelista"/>
        <w:numPr>
          <w:ilvl w:val="0"/>
          <w:numId w:val="23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28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Digitar o escanear gráficos y textos.</w:t>
      </w:r>
    </w:p>
    <w:p w14:paraId="4913A3AD" w14:textId="77777777" w:rsidR="00E916B7" w:rsidRDefault="00E916B7" w:rsidP="00E916B7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0EC72F14" w14:textId="05848CA1" w:rsidR="00E916B7" w:rsidRPr="00E916B7" w:rsidRDefault="00E916B7">
      <w:pPr>
        <w:pStyle w:val="Prrafodelista"/>
        <w:numPr>
          <w:ilvl w:val="0"/>
          <w:numId w:val="23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29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Retocar imágenes digitalizadas para tratarlas y mejorar la nitidez.</w:t>
      </w:r>
    </w:p>
    <w:p w14:paraId="18895FD6" w14:textId="77777777" w:rsidR="00E916B7" w:rsidRDefault="00E916B7" w:rsidP="00E916B7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0A65BF00" w14:textId="24BA422C" w:rsidR="00E916B7" w:rsidRPr="00E916B7" w:rsidRDefault="00E916B7">
      <w:pPr>
        <w:pStyle w:val="Prrafodelista"/>
        <w:numPr>
          <w:ilvl w:val="0"/>
          <w:numId w:val="23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30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Cumplir las metas individuales que le sean asignadas y los compromisos</w:t>
      </w:r>
    </w:p>
    <w:p w14:paraId="7C5D2755" w14:textId="77777777" w:rsidR="00E916B7" w:rsidRPr="00E916B7" w:rsidRDefault="00E916B7">
      <w:pPr>
        <w:pStyle w:val="Prrafodelista"/>
        <w:numPr>
          <w:ilvl w:val="0"/>
          <w:numId w:val="23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31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que ellas conlleven, conforme a la naturaleza del cargo.</w:t>
      </w:r>
    </w:p>
    <w:p w14:paraId="7A409FEB" w14:textId="77777777" w:rsidR="00E916B7" w:rsidRDefault="00E916B7" w:rsidP="00E916B7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1CBADAE5" w14:textId="60500E47" w:rsidR="00E916B7" w:rsidRPr="00E916B7" w:rsidRDefault="00E916B7">
      <w:pPr>
        <w:pStyle w:val="Prrafodelista"/>
        <w:numPr>
          <w:ilvl w:val="0"/>
          <w:numId w:val="23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32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Realizar otras tareas afines y complementarias, conforme a lo asignado por</w:t>
      </w:r>
    </w:p>
    <w:p w14:paraId="71596D53" w14:textId="476C5623" w:rsidR="00BC00C9" w:rsidRDefault="00E916B7">
      <w:pPr>
        <w:pStyle w:val="Prrafodelista"/>
        <w:numPr>
          <w:ilvl w:val="0"/>
          <w:numId w:val="23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33" w:author="Mildred Minaya Morillo" w:date="2021-11-09T20:12:00Z">
          <w:pPr>
            <w:spacing w:line="276" w:lineRule="auto"/>
          </w:pPr>
        </w:pPrChange>
      </w:pPr>
      <w:r w:rsidRPr="00E916B7">
        <w:rPr>
          <w:rFonts w:ascii="Calibri Light" w:hAnsi="Calibri Light"/>
          <w:color w:val="000000" w:themeColor="text1"/>
          <w:w w:val="122"/>
          <w:sz w:val="24"/>
          <w:szCs w:val="24"/>
        </w:rPr>
        <w:t>su superior inmediato.</w:t>
      </w:r>
    </w:p>
    <w:p w14:paraId="0FB67042" w14:textId="77777777" w:rsidR="00BC00C9" w:rsidRDefault="00BC00C9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59E8DF10" w14:textId="3BDD03F0" w:rsidR="00BC00C9" w:rsidRDefault="00BC00C9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722C0B0F" w14:textId="77777777" w:rsidR="00EC0E91" w:rsidRPr="003B48A9" w:rsidRDefault="00EC0E91" w:rsidP="00EC0E91">
      <w:pPr>
        <w:spacing w:line="276" w:lineRule="auto"/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</w:pPr>
      <w:r w:rsidRPr="003B48A9"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  <w:t>Corrector de estilo</w:t>
      </w:r>
    </w:p>
    <w:p w14:paraId="1EB13A02" w14:textId="77777777" w:rsidR="00EC0E91" w:rsidRDefault="00EC0E91" w:rsidP="00EC0E91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100B31FA" w14:textId="77777777" w:rsidR="00EC0E91" w:rsidRPr="003B48A9" w:rsidRDefault="00EC0E91">
      <w:pPr>
        <w:pStyle w:val="Prrafodelista"/>
        <w:numPr>
          <w:ilvl w:val="0"/>
          <w:numId w:val="22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34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lastRenderedPageBreak/>
        <w:t>Realizar la corrección de estilo, redacción, presentación, usos gramaticales u</w:t>
      </w:r>
      <w:r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otros, que preceden a la edición y publicación de libros, u otros documentos.</w:t>
      </w:r>
    </w:p>
    <w:p w14:paraId="1888EFBB" w14:textId="77777777" w:rsidR="00EC0E91" w:rsidRDefault="00EC0E91" w:rsidP="00EC0E91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58619D58" w14:textId="77777777" w:rsidR="00EC0E91" w:rsidRPr="003B48A9" w:rsidRDefault="00EC0E91">
      <w:pPr>
        <w:pStyle w:val="Prrafodelista"/>
        <w:numPr>
          <w:ilvl w:val="0"/>
          <w:numId w:val="22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35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Coordinar con los autores, editores o sus representantes todo lo necesario</w:t>
      </w:r>
    </w:p>
    <w:p w14:paraId="33DE0C97" w14:textId="77777777" w:rsidR="00EC0E91" w:rsidRPr="003B48A9" w:rsidRDefault="00EC0E91">
      <w:pPr>
        <w:pStyle w:val="Prrafodelista"/>
        <w:numPr>
          <w:ilvl w:val="0"/>
          <w:numId w:val="22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36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para realizar las labores de corrección encomendadas.</w:t>
      </w:r>
    </w:p>
    <w:p w14:paraId="6895CB9A" w14:textId="77777777" w:rsidR="00EC0E91" w:rsidRDefault="00EC0E91" w:rsidP="00EC0E91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55B0CF7A" w14:textId="77777777" w:rsidR="00EC0E91" w:rsidRPr="003B48A9" w:rsidRDefault="00EC0E91">
      <w:pPr>
        <w:pStyle w:val="Prrafodelista"/>
        <w:numPr>
          <w:ilvl w:val="0"/>
          <w:numId w:val="22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37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Corregir publicaciones y documentos emanados de la institución.</w:t>
      </w:r>
    </w:p>
    <w:p w14:paraId="7B1450CF" w14:textId="77777777" w:rsidR="00EC0E91" w:rsidRDefault="00EC0E91" w:rsidP="00EC0E91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556D1F11" w14:textId="77777777" w:rsidR="00EC0E91" w:rsidRPr="003B48A9" w:rsidRDefault="00EC0E91">
      <w:pPr>
        <w:pStyle w:val="Prrafodelista"/>
        <w:numPr>
          <w:ilvl w:val="0"/>
          <w:numId w:val="22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38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Realizar corrección de textos y control de calidad una vez el libro sea</w:t>
      </w:r>
    </w:p>
    <w:p w14:paraId="564DB168" w14:textId="77777777" w:rsidR="00EC0E91" w:rsidRPr="003B48A9" w:rsidRDefault="00EC0E91">
      <w:pPr>
        <w:pStyle w:val="Prrafodelista"/>
        <w:numPr>
          <w:ilvl w:val="0"/>
          <w:numId w:val="22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39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escaneado.</w:t>
      </w:r>
    </w:p>
    <w:p w14:paraId="7D9BC1A3" w14:textId="77777777" w:rsidR="00EC0E91" w:rsidRDefault="00EC0E91" w:rsidP="00EC0E91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5B6088C4" w14:textId="77777777" w:rsidR="00EC0E91" w:rsidRPr="003B48A9" w:rsidRDefault="00EC0E91">
      <w:pPr>
        <w:pStyle w:val="Prrafodelista"/>
        <w:numPr>
          <w:ilvl w:val="0"/>
          <w:numId w:val="22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40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Corrige la ortografía, la gramática, la sintaxis, la fototipografía, el estilo, el</w:t>
      </w:r>
    </w:p>
    <w:p w14:paraId="216BBF77" w14:textId="77777777" w:rsidR="00EC0E91" w:rsidRPr="003B48A9" w:rsidRDefault="00EC0E91">
      <w:pPr>
        <w:pStyle w:val="Prrafodelista"/>
        <w:numPr>
          <w:ilvl w:val="0"/>
          <w:numId w:val="22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41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formato y la precisión fáctica.</w:t>
      </w:r>
    </w:p>
    <w:p w14:paraId="3D9D0029" w14:textId="77777777" w:rsidR="00EC0E91" w:rsidRDefault="00EC0E91" w:rsidP="00EC0E91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4B1C0D1F" w14:textId="77777777" w:rsidR="00EC0E91" w:rsidRPr="003B48A9" w:rsidRDefault="00EC0E91">
      <w:pPr>
        <w:pStyle w:val="Prrafodelista"/>
        <w:numPr>
          <w:ilvl w:val="0"/>
          <w:numId w:val="22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42" w:author="Mildred Minaya Morillo" w:date="2021-11-09T20:12:00Z">
          <w:pPr>
            <w:spacing w:line="276" w:lineRule="auto"/>
          </w:pPr>
        </w:pPrChange>
      </w:pPr>
      <w:r>
        <w:rPr>
          <w:rFonts w:ascii="Calibri Light" w:hAnsi="Calibri Light"/>
          <w:color w:val="000000" w:themeColor="text1"/>
          <w:w w:val="122"/>
          <w:sz w:val="24"/>
          <w:szCs w:val="24"/>
        </w:rPr>
        <w:t>H</w:t>
      </w: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acer sugerencias que estime necesarias relacionadas con la redacción,</w:t>
      </w:r>
    </w:p>
    <w:p w14:paraId="0E302B24" w14:textId="77777777" w:rsidR="00EC0E91" w:rsidRPr="003B48A9" w:rsidRDefault="00EC0E91">
      <w:pPr>
        <w:pStyle w:val="Prrafodelista"/>
        <w:numPr>
          <w:ilvl w:val="0"/>
          <w:numId w:val="22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43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estilo, uso del lenguaje, de los libros y documentación de que se trate.</w:t>
      </w:r>
    </w:p>
    <w:p w14:paraId="68F3C57D" w14:textId="77777777" w:rsidR="00EC0E91" w:rsidRDefault="00EC0E91" w:rsidP="00EC0E91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6AEC3C33" w14:textId="77777777" w:rsidR="00EC0E91" w:rsidRPr="003B48A9" w:rsidRDefault="00EC0E91">
      <w:pPr>
        <w:pStyle w:val="Prrafodelista"/>
        <w:numPr>
          <w:ilvl w:val="0"/>
          <w:numId w:val="22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44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Cumplir las metas individuales que le sean asignadas y los compromisos</w:t>
      </w:r>
    </w:p>
    <w:p w14:paraId="03CE7109" w14:textId="77777777" w:rsidR="00EC0E91" w:rsidRPr="003B48A9" w:rsidRDefault="00EC0E91">
      <w:pPr>
        <w:pStyle w:val="Prrafodelista"/>
        <w:numPr>
          <w:ilvl w:val="0"/>
          <w:numId w:val="22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45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que ellas conlleven, conforme la naturaleza del cargo.</w:t>
      </w:r>
    </w:p>
    <w:p w14:paraId="21D3072A" w14:textId="77777777" w:rsidR="00EC0E91" w:rsidRDefault="00EC0E91" w:rsidP="00EC0E91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37C6A622" w14:textId="77777777" w:rsidR="00EC0E91" w:rsidRPr="003B48A9" w:rsidRDefault="00EC0E91">
      <w:pPr>
        <w:pStyle w:val="Prrafodelista"/>
        <w:numPr>
          <w:ilvl w:val="0"/>
          <w:numId w:val="22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46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>Realizar otras tareas afines y complementarias, conforme a lo asignado por</w:t>
      </w:r>
    </w:p>
    <w:p w14:paraId="5AE031F4" w14:textId="77777777" w:rsidR="00EC0E91" w:rsidRDefault="00EC0E91">
      <w:pPr>
        <w:pStyle w:val="Prrafodelista"/>
        <w:numPr>
          <w:ilvl w:val="0"/>
          <w:numId w:val="22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47" w:author="Mildred Minaya Morillo" w:date="2021-11-09T20:12:00Z">
          <w:pPr>
            <w:spacing w:line="276" w:lineRule="auto"/>
          </w:pPr>
        </w:pPrChange>
      </w:pPr>
      <w:r w:rsidRPr="003B48A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su superior inmediato.</w:t>
      </w:r>
    </w:p>
    <w:p w14:paraId="65E9420B" w14:textId="77777777" w:rsidR="00EC0E91" w:rsidRDefault="00EC0E91" w:rsidP="00EC0E91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4097891F" w14:textId="77777777" w:rsidR="00EC0E91" w:rsidRDefault="00EC0E91" w:rsidP="00EC0E91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10743E09" w14:textId="77777777" w:rsidR="00EC0E91" w:rsidRDefault="00EC0E91" w:rsidP="00EC0E91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120CA8ED" w14:textId="0AB948A5" w:rsidR="00EC0E91" w:rsidRDefault="00EC0E91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01248C6E" w14:textId="77777777" w:rsidR="00EC0E91" w:rsidRDefault="00EC0E91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6BEB2A57" w14:textId="17492FB4" w:rsidR="00BC00C9" w:rsidRPr="00E916B7" w:rsidRDefault="00BC00C9" w:rsidP="00BC00C9">
      <w:pPr>
        <w:spacing w:line="276" w:lineRule="auto"/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</w:pPr>
      <w:r w:rsidRPr="00E916B7">
        <w:rPr>
          <w:rFonts w:ascii="Calibri Light" w:hAnsi="Calibri Light"/>
          <w:b/>
          <w:bCs/>
          <w:color w:val="000000" w:themeColor="text1"/>
          <w:w w:val="122"/>
          <w:sz w:val="24"/>
          <w:szCs w:val="24"/>
        </w:rPr>
        <w:t>Fotógrafo</w:t>
      </w:r>
    </w:p>
    <w:p w14:paraId="58853EE8" w14:textId="77777777" w:rsidR="00BC00C9" w:rsidRDefault="00BC00C9" w:rsidP="00BC00C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1AD23EB7" w14:textId="7710BF3B" w:rsidR="00BC00C9" w:rsidRPr="00BC00C9" w:rsidRDefault="00BC00C9">
      <w:pPr>
        <w:pStyle w:val="Prrafodelista"/>
        <w:numPr>
          <w:ilvl w:val="0"/>
          <w:numId w:val="21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48" w:author="Mildred Minaya Morillo" w:date="2021-11-09T20:12:00Z">
          <w:pPr>
            <w:spacing w:line="276" w:lineRule="auto"/>
          </w:pPr>
        </w:pPrChange>
      </w:pPr>
      <w:r w:rsidRPr="00BC00C9">
        <w:rPr>
          <w:rFonts w:ascii="Calibri Light" w:hAnsi="Calibri Light"/>
          <w:color w:val="000000" w:themeColor="text1"/>
          <w:w w:val="122"/>
          <w:sz w:val="24"/>
          <w:szCs w:val="24"/>
        </w:rPr>
        <w:t>Tomar fotografías de diferentes actividades, tales como: charlas, cursos,</w:t>
      </w:r>
    </w:p>
    <w:p w14:paraId="0EBCAA4E" w14:textId="77777777" w:rsidR="00BC00C9" w:rsidRPr="00BC00C9" w:rsidRDefault="00BC00C9">
      <w:pPr>
        <w:pStyle w:val="Prrafodelista"/>
        <w:numPr>
          <w:ilvl w:val="0"/>
          <w:numId w:val="21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49" w:author="Mildred Minaya Morillo" w:date="2021-11-09T20:12:00Z">
          <w:pPr>
            <w:spacing w:line="276" w:lineRule="auto"/>
          </w:pPr>
        </w:pPrChange>
      </w:pPr>
      <w:r w:rsidRPr="00BC00C9">
        <w:rPr>
          <w:rFonts w:ascii="Calibri Light" w:hAnsi="Calibri Light"/>
          <w:color w:val="000000" w:themeColor="text1"/>
          <w:w w:val="122"/>
          <w:sz w:val="24"/>
          <w:szCs w:val="24"/>
        </w:rPr>
        <w:lastRenderedPageBreak/>
        <w:t>inauguraciones, ruedas de prensa y otros eventos realizados en la</w:t>
      </w:r>
    </w:p>
    <w:p w14:paraId="76DE322C" w14:textId="77777777" w:rsidR="00BC00C9" w:rsidRPr="00BC00C9" w:rsidRDefault="00BC00C9">
      <w:pPr>
        <w:pStyle w:val="Prrafodelista"/>
        <w:numPr>
          <w:ilvl w:val="0"/>
          <w:numId w:val="21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50" w:author="Mildred Minaya Morillo" w:date="2021-11-09T20:12:00Z">
          <w:pPr>
            <w:spacing w:line="276" w:lineRule="auto"/>
          </w:pPr>
        </w:pPrChange>
      </w:pPr>
      <w:r w:rsidRPr="00BC00C9">
        <w:rPr>
          <w:rFonts w:ascii="Calibri Light" w:hAnsi="Calibri Light"/>
          <w:color w:val="000000" w:themeColor="text1"/>
          <w:w w:val="122"/>
          <w:sz w:val="24"/>
          <w:szCs w:val="24"/>
        </w:rPr>
        <w:t>institución.</w:t>
      </w:r>
    </w:p>
    <w:p w14:paraId="3140011F" w14:textId="77777777" w:rsidR="00BC00C9" w:rsidRDefault="00BC00C9" w:rsidP="00BC00C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05BD0D39" w14:textId="16B9F5A0" w:rsidR="00BC00C9" w:rsidRPr="00BC00C9" w:rsidRDefault="00BC00C9">
      <w:pPr>
        <w:pStyle w:val="Prrafodelista"/>
        <w:numPr>
          <w:ilvl w:val="0"/>
          <w:numId w:val="21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51" w:author="Mildred Minaya Morillo" w:date="2021-11-09T20:12:00Z">
          <w:pPr>
            <w:spacing w:line="276" w:lineRule="auto"/>
          </w:pPr>
        </w:pPrChange>
      </w:pPr>
      <w:r>
        <w:rPr>
          <w:rFonts w:ascii="Calibri Light" w:hAnsi="Calibri Light"/>
          <w:color w:val="000000" w:themeColor="text1"/>
          <w:w w:val="122"/>
          <w:sz w:val="24"/>
          <w:szCs w:val="24"/>
        </w:rPr>
        <w:t>L</w:t>
      </w:r>
      <w:r w:rsidRPr="00BC00C9">
        <w:rPr>
          <w:rFonts w:ascii="Calibri Light" w:hAnsi="Calibri Light"/>
          <w:color w:val="000000" w:themeColor="text1"/>
          <w:w w:val="122"/>
          <w:sz w:val="24"/>
          <w:szCs w:val="24"/>
        </w:rPr>
        <w:t>levar registro de las fotografías de los eventos realizados por la institución.</w:t>
      </w:r>
    </w:p>
    <w:p w14:paraId="2F0481A0" w14:textId="77777777" w:rsidR="00BC00C9" w:rsidRDefault="00BC00C9" w:rsidP="00BC00C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40B109FD" w14:textId="5AED9457" w:rsidR="00BC00C9" w:rsidRPr="00BC00C9" w:rsidRDefault="00BC00C9">
      <w:pPr>
        <w:pStyle w:val="Prrafodelista"/>
        <w:numPr>
          <w:ilvl w:val="0"/>
          <w:numId w:val="21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52" w:author="Mildred Minaya Morillo" w:date="2021-11-09T20:12:00Z">
          <w:pPr>
            <w:spacing w:line="276" w:lineRule="auto"/>
          </w:pPr>
        </w:pPrChange>
      </w:pPr>
      <w:r w:rsidRPr="00BC00C9">
        <w:rPr>
          <w:rFonts w:ascii="Calibri Light" w:hAnsi="Calibri Light"/>
          <w:color w:val="000000" w:themeColor="text1"/>
          <w:w w:val="122"/>
          <w:sz w:val="24"/>
          <w:szCs w:val="24"/>
        </w:rPr>
        <w:t>Solicitar materiales y equipos necesarios para la realización de su trabajo.</w:t>
      </w:r>
    </w:p>
    <w:p w14:paraId="52C7FAF7" w14:textId="77777777" w:rsidR="00BC00C9" w:rsidRDefault="00BC00C9" w:rsidP="00BC00C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62D91749" w14:textId="0451D794" w:rsidR="00BC00C9" w:rsidRPr="00BC00C9" w:rsidRDefault="00BC00C9">
      <w:pPr>
        <w:pStyle w:val="Prrafodelista"/>
        <w:numPr>
          <w:ilvl w:val="0"/>
          <w:numId w:val="21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53" w:author="Mildred Minaya Morillo" w:date="2021-11-09T20:12:00Z">
          <w:pPr>
            <w:spacing w:line="276" w:lineRule="auto"/>
          </w:pPr>
        </w:pPrChange>
      </w:pPr>
      <w:r w:rsidRPr="00BC00C9">
        <w:rPr>
          <w:rFonts w:ascii="Calibri Light" w:hAnsi="Calibri Light"/>
          <w:color w:val="000000" w:themeColor="text1"/>
          <w:w w:val="122"/>
          <w:sz w:val="24"/>
          <w:szCs w:val="24"/>
        </w:rPr>
        <w:t>Dar mantenimiento y buen uso a los equipos fotográficos.</w:t>
      </w:r>
    </w:p>
    <w:p w14:paraId="0FA8576A" w14:textId="77777777" w:rsidR="00BC00C9" w:rsidRDefault="00BC00C9" w:rsidP="00BC00C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064E6A6B" w14:textId="3227E20B" w:rsidR="00BC00C9" w:rsidRPr="00BC00C9" w:rsidRDefault="00BC00C9">
      <w:pPr>
        <w:pStyle w:val="Prrafodelista"/>
        <w:numPr>
          <w:ilvl w:val="0"/>
          <w:numId w:val="21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54" w:author="Mildred Minaya Morillo" w:date="2021-11-09T20:12:00Z">
          <w:pPr>
            <w:spacing w:line="276" w:lineRule="auto"/>
          </w:pPr>
        </w:pPrChange>
      </w:pPr>
      <w:r w:rsidRPr="00BC00C9">
        <w:rPr>
          <w:rFonts w:ascii="Calibri Light" w:hAnsi="Calibri Light"/>
          <w:color w:val="000000" w:themeColor="text1"/>
          <w:w w:val="122"/>
          <w:sz w:val="24"/>
          <w:szCs w:val="24"/>
        </w:rPr>
        <w:t>Cumplir las metas individuales que le sean asignadas y los compromisos</w:t>
      </w:r>
    </w:p>
    <w:p w14:paraId="09552EB1" w14:textId="77777777" w:rsidR="00BC00C9" w:rsidRPr="00BC00C9" w:rsidRDefault="00BC00C9">
      <w:pPr>
        <w:pStyle w:val="Prrafodelista"/>
        <w:numPr>
          <w:ilvl w:val="0"/>
          <w:numId w:val="21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55" w:author="Mildred Minaya Morillo" w:date="2021-11-09T20:12:00Z">
          <w:pPr>
            <w:spacing w:line="276" w:lineRule="auto"/>
          </w:pPr>
        </w:pPrChange>
      </w:pPr>
      <w:r w:rsidRPr="00BC00C9">
        <w:rPr>
          <w:rFonts w:ascii="Calibri Light" w:hAnsi="Calibri Light"/>
          <w:color w:val="000000" w:themeColor="text1"/>
          <w:w w:val="122"/>
          <w:sz w:val="24"/>
          <w:szCs w:val="24"/>
        </w:rPr>
        <w:t>que ellas conlleven, conforme a la naturaleza del cargo.</w:t>
      </w:r>
    </w:p>
    <w:p w14:paraId="6C2484CC" w14:textId="77777777" w:rsidR="00BC00C9" w:rsidRDefault="00BC00C9" w:rsidP="00BC00C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23ECE909" w14:textId="062247AE" w:rsidR="00BC00C9" w:rsidRPr="00BC00C9" w:rsidRDefault="00BC00C9">
      <w:pPr>
        <w:pStyle w:val="Prrafodelista"/>
        <w:numPr>
          <w:ilvl w:val="0"/>
          <w:numId w:val="21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56" w:author="Mildred Minaya Morillo" w:date="2021-11-09T20:12:00Z">
          <w:pPr>
            <w:spacing w:line="276" w:lineRule="auto"/>
          </w:pPr>
        </w:pPrChange>
      </w:pPr>
      <w:r w:rsidRPr="00BC00C9">
        <w:rPr>
          <w:rFonts w:ascii="Calibri Light" w:hAnsi="Calibri Light"/>
          <w:color w:val="000000" w:themeColor="text1"/>
          <w:w w:val="122"/>
          <w:sz w:val="24"/>
          <w:szCs w:val="24"/>
        </w:rPr>
        <w:t>Realizar otras tareas afines y complementarias, conforme a lo asignado por</w:t>
      </w:r>
    </w:p>
    <w:p w14:paraId="52B4C29A" w14:textId="77777777" w:rsidR="00BC00C9" w:rsidRPr="00BC00C9" w:rsidRDefault="00BC00C9">
      <w:pPr>
        <w:pStyle w:val="Prrafodelista"/>
        <w:numPr>
          <w:ilvl w:val="0"/>
          <w:numId w:val="21"/>
        </w:numPr>
        <w:spacing w:line="276" w:lineRule="auto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57" w:author="Mildred Minaya Morillo" w:date="2021-11-09T20:12:00Z">
          <w:pPr>
            <w:spacing w:line="276" w:lineRule="auto"/>
          </w:pPr>
        </w:pPrChange>
      </w:pPr>
      <w:r w:rsidRPr="00BC00C9">
        <w:rPr>
          <w:rFonts w:ascii="Calibri Light" w:hAnsi="Calibri Light"/>
          <w:color w:val="000000" w:themeColor="text1"/>
          <w:w w:val="122"/>
          <w:sz w:val="24"/>
          <w:szCs w:val="24"/>
        </w:rPr>
        <w:t>su superior inmediato.</w:t>
      </w:r>
    </w:p>
    <w:p w14:paraId="491ABB04" w14:textId="77777777" w:rsidR="00BC00C9" w:rsidRDefault="00BC00C9" w:rsidP="00BC00C9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76955816" w14:textId="5A614C6F" w:rsidR="00BC00C9" w:rsidRDefault="00BC00C9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61BE35AF" w14:textId="77777777" w:rsidR="00BC00C9" w:rsidRPr="006D59E6" w:rsidRDefault="00BC00C9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1CE0AD98" w14:textId="77777777" w:rsidR="00920FCB" w:rsidRPr="006D59E6" w:rsidRDefault="00920FCB" w:rsidP="006D59E6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8"/>
        </w:rPr>
      </w:pPr>
      <w:r w:rsidRPr="006D59E6">
        <w:rPr>
          <w:rFonts w:ascii="Calibri Light" w:hAnsi="Calibri Light"/>
          <w:b/>
          <w:color w:val="000000" w:themeColor="text1"/>
          <w:w w:val="122"/>
          <w:sz w:val="28"/>
        </w:rPr>
        <w:t>Estrategias de trabajo</w:t>
      </w:r>
    </w:p>
    <w:p w14:paraId="727062FA" w14:textId="07F8FCF3" w:rsidR="00A36C74" w:rsidRPr="002961D5" w:rsidRDefault="00A91735" w:rsidP="006D59E6">
      <w:pPr>
        <w:spacing w:line="276" w:lineRule="auto"/>
        <w:jc w:val="both"/>
        <w:rPr>
          <w:del w:id="158" w:author="Mildred Minaya Morillo" w:date="2021-11-09T12:36:00Z"/>
          <w:rFonts w:ascii="Calibri Light" w:hAnsi="Calibri Light"/>
          <w:color w:val="9CC2E5" w:themeColor="accent1" w:themeTint="99"/>
          <w:w w:val="122"/>
          <w:sz w:val="24"/>
          <w:szCs w:val="24"/>
        </w:rPr>
      </w:pPr>
      <w:del w:id="159" w:author="Mildred Minaya Morillo" w:date="2021-11-09T12:36:00Z">
        <w:r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>En donde el organismo al ya haber identificado su estado inicial, así como al haber asignado roles y responsabilidades de cara a los objetivos plasmados, debe detallar</w:delText>
        </w:r>
        <w:r w:rsidR="00A36C74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 la estrategia de trabajo que utilizará para la publicación de contenido en los diferentes medi</w:delText>
        </w:r>
        <w:r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>os sociales, para lo cual debe exponer</w:delText>
        </w:r>
        <w:r w:rsidR="00A36C74" w:rsidRPr="069FD789">
          <w:rPr>
            <w:rFonts w:ascii="Calibri Light" w:hAnsi="Calibri Light"/>
            <w:color w:val="9CC2E5" w:themeColor="accent1" w:themeTint="99"/>
            <w:sz w:val="24"/>
            <w:szCs w:val="24"/>
          </w:rPr>
          <w:delText xml:space="preserve"> los siguientes puntos:</w:delText>
        </w:r>
      </w:del>
    </w:p>
    <w:p w14:paraId="760CB284" w14:textId="602973A7" w:rsidR="002961D5" w:rsidRDefault="002961D5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3146B7B1" w14:textId="0101DBF8" w:rsidR="002961D5" w:rsidRDefault="002961D5" w:rsidP="006D59E6">
      <w:pPr>
        <w:spacing w:line="276" w:lineRule="auto"/>
        <w:jc w:val="both"/>
        <w:rPr>
          <w:del w:id="160" w:author="Mildred Minaya Morillo" w:date="2021-11-09T12:36:00Z"/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3F606454" w14:textId="20B085E2" w:rsidR="002961D5" w:rsidRDefault="002961D5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>
        <w:rPr>
          <w:rFonts w:ascii="Calibri Light" w:hAnsi="Calibri Light"/>
          <w:color w:val="000000" w:themeColor="text1"/>
          <w:w w:val="122"/>
          <w:sz w:val="24"/>
        </w:rPr>
        <w:t>Atendiendo a la naturaleza de los diferentes medios sociales, la BNPHU participa en cada uno dándole el mejor uso al servicio de sus intereses y proyección de su imagen</w:t>
      </w:r>
      <w:r w:rsidR="008A1931">
        <w:rPr>
          <w:rFonts w:ascii="Calibri Light" w:hAnsi="Calibri Light"/>
          <w:color w:val="000000" w:themeColor="text1"/>
          <w:w w:val="122"/>
          <w:sz w:val="24"/>
        </w:rPr>
        <w:t>.</w:t>
      </w:r>
    </w:p>
    <w:p w14:paraId="2F0CEE91" w14:textId="567C9597" w:rsidR="008A1931" w:rsidRDefault="008A1931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0483B626" w14:textId="3219C3BD" w:rsidR="00EC0E91" w:rsidRDefault="00EC0E91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  <w:szCs w:val="24"/>
        </w:rPr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Estas publicaciones se realizan tomando </w:t>
      </w:r>
      <w:del w:id="161" w:author="Mildred Minaya Morillo" w:date="2021-11-09T12:34:00Z">
        <w:r w:rsidR="00424365" w:rsidRPr="069FD789">
          <w:rPr>
            <w:rFonts w:ascii="Calibri Light" w:hAnsi="Calibri Light"/>
            <w:color w:val="000000" w:themeColor="text1"/>
            <w:sz w:val="24"/>
            <w:szCs w:val="24"/>
          </w:rPr>
          <w:delText>la</w:delText>
        </w:r>
      </w:del>
      <w:ins w:id="162" w:author="Mildred Minaya Morillo" w:date="2021-11-09T12:34:00Z">
        <w:r w:rsidR="470A5AD2" w:rsidRPr="069FD78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en</w:t>
        </w:r>
      </w:ins>
      <w:r w:rsidR="00424365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cuenta</w:t>
      </w: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el perfil de usuarios que atiende cada una de las rede</w:t>
      </w:r>
      <w:r w:rsidR="00FD6622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s en específico, en el marco general de los grupos de interés de la Biblioteca: investigadores, estudiantes, escritores, intelectuales, funcionarios, periodistas, bibliotecarios.</w:t>
      </w:r>
      <w:ins w:id="163" w:author="Mildred Minaya Morillo" w:date="2021-11-09T12:35:00Z">
        <w:r w:rsidR="5A885A11" w:rsidRPr="069FD78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 xml:space="preserve"> </w:t>
        </w:r>
      </w:ins>
    </w:p>
    <w:p w14:paraId="3E023909" w14:textId="77777777" w:rsidR="00EC0E91" w:rsidRDefault="00EC0E91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48E2B574" w14:textId="75A7192E" w:rsidR="008A1931" w:rsidRDefault="008A1931" w:rsidP="008A1931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  <w:szCs w:val="24"/>
        </w:rPr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Durante el 2021, en todas las redes se </w:t>
      </w:r>
      <w:r w:rsidR="00FD6622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ha </w:t>
      </w: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utiliza</w:t>
      </w:r>
      <w:r w:rsidR="00FD6622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do</w:t>
      </w: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casi </w:t>
      </w:r>
      <w:del w:id="164" w:author="Mildred Minaya Morillo" w:date="2021-11-09T12:35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delText>en el 100</w:delText>
        </w:r>
        <w:r w:rsidR="00FF79DD" w:rsidRPr="069FD789">
          <w:rPr>
            <w:rFonts w:ascii="Calibri Light" w:hAnsi="Calibri Light"/>
            <w:color w:val="000000" w:themeColor="text1"/>
            <w:sz w:val="24"/>
            <w:szCs w:val="24"/>
          </w:rPr>
          <w:delText>% de las veces</w:delText>
        </w:r>
      </w:del>
      <w:ins w:id="165" w:author="Mildred Minaya Morillo" w:date="2021-11-09T12:35:00Z">
        <w:r w:rsidR="38AD56BA" w:rsidRPr="069FD78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todas las publicaciones</w:t>
        </w:r>
      </w:ins>
      <w:r w:rsidR="00FF79DD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los </w:t>
      </w:r>
      <w:r w:rsidRPr="069FD789">
        <w:rPr>
          <w:rFonts w:ascii="Calibri Light" w:hAnsi="Calibri Light"/>
          <w:i/>
          <w:color w:val="000000" w:themeColor="text1"/>
          <w:w w:val="122"/>
          <w:sz w:val="24"/>
          <w:szCs w:val="24"/>
        </w:rPr>
        <w:t xml:space="preserve">hashtags </w:t>
      </w: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#BNPHU #50Aniversario #Bibliotecasquecreanfuturos</w:t>
      </w:r>
      <w:r w:rsidR="00FF79DD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. Esto haciendo alusión, respectivamente a las siglas del nombre de la institución, al 50 aniversario que se celebró este año y</w:t>
      </w: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="00FF79DD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al </w:t>
      </w:r>
      <w:r w:rsidR="00FF79DD" w:rsidRPr="069FD789">
        <w:rPr>
          <w:rFonts w:ascii="Calibri Light" w:hAnsi="Calibri Light"/>
          <w:i/>
          <w:color w:val="000000" w:themeColor="text1"/>
          <w:w w:val="122"/>
          <w:sz w:val="24"/>
          <w:szCs w:val="24"/>
        </w:rPr>
        <w:t>Año iberoamericano de las bibliotecas</w:t>
      </w:r>
      <w:r w:rsidR="00FF79DD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. Adicionalmente se le colocan </w:t>
      </w:r>
      <w:r w:rsidR="00FF79DD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lastRenderedPageBreak/>
        <w:t xml:space="preserve">otros </w:t>
      </w:r>
      <w:r w:rsidR="00FF79DD" w:rsidRPr="069FD789">
        <w:rPr>
          <w:rFonts w:ascii="Calibri Light" w:hAnsi="Calibri Light"/>
          <w:i/>
          <w:color w:val="000000" w:themeColor="text1"/>
          <w:w w:val="122"/>
          <w:sz w:val="24"/>
          <w:szCs w:val="24"/>
        </w:rPr>
        <w:t>hashtags</w:t>
      </w:r>
      <w:r w:rsidR="00FF79DD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específicamente </w:t>
      </w:r>
      <w:del w:id="166" w:author="Mildred Minaya Morillo" w:date="2021-11-09T12:35:00Z">
        <w:r w:rsidR="00FF79DD" w:rsidRPr="069FD789">
          <w:rPr>
            <w:rFonts w:ascii="Calibri Light" w:hAnsi="Calibri Light"/>
            <w:color w:val="000000" w:themeColor="text1"/>
            <w:sz w:val="24"/>
            <w:szCs w:val="24"/>
          </w:rPr>
          <w:delText>de acuerdo al</w:delText>
        </w:r>
      </w:del>
      <w:ins w:id="167" w:author="Mildred Minaya Morillo" w:date="2021-11-09T12:35:00Z">
        <w:r w:rsidR="5E0641B4" w:rsidRPr="069FD78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de acuerdo con el</w:t>
        </w:r>
      </w:ins>
      <w:r w:rsidR="00FF79DD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tema y las personalidades que aparecen en la publicación. </w:t>
      </w:r>
    </w:p>
    <w:p w14:paraId="3434E37B" w14:textId="747B9E7D" w:rsidR="00FF79DD" w:rsidRDefault="00FF79DD" w:rsidP="008A1931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187EFB82" w14:textId="453C4C86" w:rsidR="00FF79DD" w:rsidRDefault="00FD6622" w:rsidP="008A1931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>
        <w:rPr>
          <w:rFonts w:ascii="Calibri Light" w:hAnsi="Calibri Light"/>
          <w:color w:val="000000" w:themeColor="text1"/>
          <w:w w:val="122"/>
          <w:sz w:val="24"/>
        </w:rPr>
        <w:t xml:space="preserve">Las publicaciones en las redes se realizan en un lenguaje cercano, amistoso y motivador. Se procura </w:t>
      </w:r>
      <w:r w:rsidR="00041CAB">
        <w:rPr>
          <w:rFonts w:ascii="Calibri Light" w:hAnsi="Calibri Light"/>
          <w:color w:val="000000" w:themeColor="text1"/>
          <w:w w:val="122"/>
          <w:sz w:val="24"/>
        </w:rPr>
        <w:t xml:space="preserve">hablar en primera persona del plural, aunque en algunas ocasiones pertinentes se usa la tercera persona. </w:t>
      </w:r>
    </w:p>
    <w:p w14:paraId="355093BC" w14:textId="6F407214" w:rsidR="00041CAB" w:rsidRDefault="00041CAB" w:rsidP="008A1931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166560DB" w14:textId="4A416123" w:rsidR="00041CAB" w:rsidRDefault="00041CAB" w:rsidP="008A1931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493862AB" w14:textId="77777777" w:rsidR="00041CAB" w:rsidRDefault="00041CAB" w:rsidP="008A1931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04AF23D7" w14:textId="4DFE92C5" w:rsidR="002961D5" w:rsidRDefault="002961D5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3A517B17" w14:textId="25C6EB38" w:rsidR="002961D5" w:rsidRPr="00FF79DD" w:rsidRDefault="002961D5" w:rsidP="006D59E6">
      <w:pPr>
        <w:spacing w:line="276" w:lineRule="auto"/>
        <w:jc w:val="both"/>
        <w:rPr>
          <w:rFonts w:ascii="Calibri Light" w:hAnsi="Calibri Light"/>
          <w:b/>
          <w:bCs/>
          <w:color w:val="000000" w:themeColor="text1"/>
          <w:w w:val="122"/>
          <w:sz w:val="24"/>
        </w:rPr>
      </w:pPr>
      <w:r w:rsidRPr="00FF79DD">
        <w:rPr>
          <w:rFonts w:ascii="Calibri Light" w:hAnsi="Calibri Light"/>
          <w:b/>
          <w:bCs/>
          <w:color w:val="000000" w:themeColor="text1"/>
          <w:w w:val="122"/>
          <w:sz w:val="24"/>
        </w:rPr>
        <w:t>Facebook</w:t>
      </w:r>
    </w:p>
    <w:p w14:paraId="23779C39" w14:textId="5B3A9444" w:rsidR="002961D5" w:rsidRDefault="002961D5" w:rsidP="006D59E6">
      <w:pPr>
        <w:spacing w:line="276" w:lineRule="auto"/>
        <w:jc w:val="both"/>
        <w:rPr>
          <w:del w:id="168" w:author="Mildred Minaya Morillo" w:date="2021-11-09T12:38:00Z"/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03A68A33" w14:textId="77777777" w:rsidR="008A1931" w:rsidRDefault="002961D5" w:rsidP="006D59E6">
      <w:pPr>
        <w:spacing w:line="276" w:lineRule="auto"/>
        <w:jc w:val="both"/>
        <w:rPr>
          <w:del w:id="169" w:author="Mildred Minaya Morillo" w:date="2021-11-09T12:38:00Z"/>
          <w:rFonts w:ascii="Calibri Light" w:hAnsi="Calibri Light"/>
          <w:color w:val="000000" w:themeColor="text1"/>
          <w:w w:val="122"/>
          <w:sz w:val="24"/>
          <w:szCs w:val="24"/>
        </w:rPr>
      </w:pPr>
      <w:del w:id="170" w:author="Mildred Minaya Morillo" w:date="2021-11-09T12:38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delText>En este medio se publican</w:delText>
        </w:r>
        <w:r w:rsidR="008A1931" w:rsidRPr="069FD789">
          <w:rPr>
            <w:rFonts w:ascii="Calibri Light" w:hAnsi="Calibri Light"/>
            <w:color w:val="000000" w:themeColor="text1"/>
            <w:sz w:val="24"/>
            <w:szCs w:val="24"/>
          </w:rPr>
          <w:delText>:</w:delText>
        </w:r>
      </w:del>
    </w:p>
    <w:p w14:paraId="3E2829E8" w14:textId="77777777" w:rsidR="008A1931" w:rsidRDefault="008A1931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4BDE1A1D" w14:textId="080E3CDB" w:rsidR="002961D5" w:rsidRDefault="008A1931">
      <w:pPr>
        <w:pStyle w:val="Prrafodelista"/>
        <w:numPr>
          <w:ilvl w:val="0"/>
          <w:numId w:val="20"/>
        </w:numPr>
        <w:spacing w:line="276" w:lineRule="auto"/>
        <w:jc w:val="both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71" w:author="Mildred Minaya Morillo" w:date="2021-11-09T20:12:00Z">
          <w:pPr>
            <w:spacing w:line="276" w:lineRule="auto"/>
            <w:jc w:val="both"/>
          </w:pPr>
        </w:pPrChange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I</w:t>
      </w:r>
      <w:r w:rsidR="002961D5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nformaciones (notas de prensa) </w:t>
      </w:r>
      <w:r w:rsidR="002961D5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completa</w:t>
      </w:r>
      <w:r w:rsidR="002961D5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s,</w:t>
      </w:r>
      <w:r w:rsidR="002961D5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con la mayor cantidad de datos</w:t>
      </w:r>
      <w:r w:rsidR="002961D5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, que genera el departamento de Comunicación respecto a las actividades que realiza la institución. Estas publicaciones se acompañan de una amplia colección de fotos, en la medida de lo posible con sus pies de foto y etiquetando a las personas que aparecen en ellas.</w:t>
      </w:r>
    </w:p>
    <w:p w14:paraId="6D35ACBD" w14:textId="77777777" w:rsidR="002961D5" w:rsidRDefault="002961D5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293A61CD" w14:textId="240CECA1" w:rsidR="008A1931" w:rsidRPr="008A1931" w:rsidRDefault="008A1931">
      <w:pPr>
        <w:pStyle w:val="Prrafodelista"/>
        <w:numPr>
          <w:ilvl w:val="0"/>
          <w:numId w:val="20"/>
        </w:numPr>
        <w:spacing w:line="276" w:lineRule="auto"/>
        <w:jc w:val="both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72" w:author="Mildred Minaya Morillo" w:date="2021-11-09T20:12:00Z">
          <w:pPr>
            <w:spacing w:line="276" w:lineRule="auto"/>
            <w:jc w:val="both"/>
          </w:pPr>
        </w:pPrChange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F</w:t>
      </w:r>
      <w:r w:rsidR="002961D5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otos con pie informativo sobre visitas de intelectuales</w:t>
      </w:r>
      <w:ins w:id="173" w:author="Mildred Minaya Morillo" w:date="2021-11-09T12:37:00Z">
        <w:r w:rsidR="002961D5" w:rsidRPr="069FD78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 xml:space="preserve"> </w:t>
        </w:r>
        <w:r w:rsidR="1CA8A86D" w:rsidRPr="069FD78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y personalidades</w:t>
        </w:r>
      </w:ins>
      <w:r w:rsidR="7BE10B44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="002961D5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al </w:t>
      </w: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director general</w:t>
      </w:r>
      <w:r w:rsidR="002961D5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, ya sea por </w:t>
      </w: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cortesía</w:t>
      </w:r>
      <w:r w:rsidR="002961D5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o por donaciones de libros</w:t>
      </w:r>
      <w:ins w:id="174" w:author="Mildred Minaya Morillo" w:date="2021-11-09T12:37:00Z">
        <w:r w:rsidR="0F0C20EF" w:rsidRPr="069FD78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,</w:t>
        </w:r>
      </w:ins>
      <w:r w:rsidR="7BE10B44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dep</w:t>
      </w:r>
      <w:ins w:id="175" w:author="Mildred Minaya Morillo" w:date="2021-11-09T12:39:00Z">
        <w:r w:rsidR="6E8AF0A7" w:rsidRPr="069FD78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ó</w:t>
        </w:r>
      </w:ins>
      <w:del w:id="176" w:author="Mildred Minaya Morillo" w:date="2021-11-09T12:39:00Z">
        <w:r w:rsidRPr="069FD789" w:rsidDel="7BE10B44">
          <w:rPr>
            <w:rFonts w:ascii="Calibri Light" w:hAnsi="Calibri Light"/>
            <w:color w:val="000000" w:themeColor="text1"/>
            <w:sz w:val="24"/>
            <w:szCs w:val="24"/>
          </w:rPr>
          <w:delText>o</w:delText>
        </w:r>
      </w:del>
      <w:r w:rsidR="7BE10B44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sito</w:t>
      </w:r>
      <w:r w:rsidR="002961D5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lega</w:t>
      </w: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l de obras</w:t>
      </w:r>
      <w:r w:rsidR="002961D5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, reuniones puntuales</w:t>
      </w: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, </w:t>
      </w:r>
      <w:r w:rsidR="002961D5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etc.   </w:t>
      </w:r>
    </w:p>
    <w:p w14:paraId="037D7F52" w14:textId="008A1B8D" w:rsidR="008A1931" w:rsidRDefault="008A1931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4D4FA184" w14:textId="72A5837A" w:rsidR="008A1931" w:rsidRDefault="008A1931">
      <w:pPr>
        <w:pStyle w:val="Prrafodelista"/>
        <w:numPr>
          <w:ilvl w:val="0"/>
          <w:numId w:val="20"/>
        </w:numPr>
        <w:spacing w:line="276" w:lineRule="auto"/>
        <w:jc w:val="both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77" w:author="Mildred Minaya Morillo" w:date="2021-11-09T20:12:00Z">
          <w:pPr>
            <w:spacing w:line="276" w:lineRule="auto"/>
            <w:jc w:val="both"/>
          </w:pPr>
        </w:pPrChange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Anuncios de eventos con la colocación de artes e invitaciones elaboradas en el departamento.</w:t>
      </w:r>
    </w:p>
    <w:p w14:paraId="52B1C512" w14:textId="08E23728" w:rsidR="008A1931" w:rsidRDefault="008A1931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696AB76B" w14:textId="0BD8CBDF" w:rsidR="008A1931" w:rsidRDefault="008A1931">
      <w:pPr>
        <w:pStyle w:val="Prrafodelista"/>
        <w:numPr>
          <w:ilvl w:val="0"/>
          <w:numId w:val="20"/>
        </w:numPr>
        <w:spacing w:line="276" w:lineRule="auto"/>
        <w:jc w:val="both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78" w:author="Mildred Minaya Morillo" w:date="2021-11-09T20:12:00Z">
          <w:pPr>
            <w:spacing w:line="276" w:lineRule="auto"/>
            <w:jc w:val="both"/>
          </w:pPr>
        </w:pPrChange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Transmisiones de vivo de eventos.</w:t>
      </w:r>
    </w:p>
    <w:p w14:paraId="1711D2A0" w14:textId="21CA08D6" w:rsidR="00FF79DD" w:rsidRDefault="00FF79DD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5EC1C2DF" w14:textId="09D2DF1D" w:rsidR="00FF79DD" w:rsidRDefault="00FF79DD">
      <w:pPr>
        <w:pStyle w:val="Prrafodelista"/>
        <w:numPr>
          <w:ilvl w:val="0"/>
          <w:numId w:val="20"/>
        </w:numPr>
        <w:spacing w:line="276" w:lineRule="auto"/>
        <w:jc w:val="both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79" w:author="Mildred Minaya Morillo" w:date="2021-11-09T20:12:00Z">
          <w:pPr>
            <w:spacing w:line="276" w:lineRule="auto"/>
            <w:jc w:val="both"/>
          </w:pPr>
        </w:pPrChange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Se comparten videos elaborados en el Dpto</w:t>
      </w:r>
      <w:ins w:id="180" w:author="Mildred Minaya Morillo" w:date="2021-11-09T12:37:00Z">
        <w:r w:rsidR="6842500F" w:rsidRPr="069FD78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.</w:t>
        </w:r>
      </w:ins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de Comunicación y publicados en el canal de You</w:t>
      </w:r>
      <w:del w:id="181" w:author="Mildred Minaya Morillo" w:date="2021-11-09T13:30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delText xml:space="preserve"> </w:delText>
        </w:r>
      </w:del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Tube.</w:t>
      </w:r>
    </w:p>
    <w:p w14:paraId="106352BF" w14:textId="4D6A240E" w:rsidR="008A1931" w:rsidRDefault="008A1931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7BF60F8A" w14:textId="689F6699" w:rsidR="008A1931" w:rsidRDefault="008A1931">
      <w:pPr>
        <w:pStyle w:val="Prrafodelista"/>
        <w:numPr>
          <w:ilvl w:val="0"/>
          <w:numId w:val="20"/>
        </w:numPr>
        <w:spacing w:line="276" w:lineRule="auto"/>
        <w:jc w:val="both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82" w:author="Mildred Minaya Morillo" w:date="2021-11-09T20:12:00Z">
          <w:pPr>
            <w:spacing w:line="276" w:lineRule="auto"/>
            <w:jc w:val="both"/>
          </w:pPr>
        </w:pPrChange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Se comparten informaciones que fueron generadas por la biblioteca y son publicadas en medios de circulación masiva.</w:t>
      </w:r>
    </w:p>
    <w:p w14:paraId="0524424B" w14:textId="5B0FE720" w:rsidR="008A1931" w:rsidRDefault="008A1931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0C229317" w14:textId="7BF1D910" w:rsidR="008A1931" w:rsidRDefault="008A1931">
      <w:pPr>
        <w:pStyle w:val="Prrafodelista"/>
        <w:numPr>
          <w:ilvl w:val="0"/>
          <w:numId w:val="20"/>
        </w:numPr>
        <w:spacing w:line="276" w:lineRule="auto"/>
        <w:jc w:val="both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83" w:author="Mildred Minaya Morillo" w:date="2021-11-09T20:12:00Z">
          <w:pPr>
            <w:spacing w:line="276" w:lineRule="auto"/>
            <w:jc w:val="both"/>
          </w:pPr>
        </w:pPrChange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Se comparten artículos y reportajes donde se </w:t>
      </w:r>
      <w:del w:id="184" w:author="Mildred Minaya Morillo" w:date="2021-11-09T12:37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delText>hace mención de</w:delText>
        </w:r>
      </w:del>
      <w:ins w:id="185" w:author="Mildred Minaya Morillo" w:date="2021-11-09T12:37:00Z">
        <w:r w:rsidR="381A8BD0" w:rsidRPr="069FD78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menciona</w:t>
        </w:r>
      </w:ins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la Biblioteca Nacional o </w:t>
      </w:r>
      <w:del w:id="186" w:author="Mildred Minaya Morillo" w:date="2021-11-09T12:38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delText>de sus</w:delText>
        </w:r>
      </w:del>
      <w:ins w:id="187" w:author="Mildred Minaya Morillo" w:date="2021-11-09T12:38:00Z">
        <w:r w:rsidR="55D9473A" w:rsidRPr="069FD78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a sus</w:t>
        </w:r>
      </w:ins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ejecutivos.</w:t>
      </w:r>
    </w:p>
    <w:p w14:paraId="4A610163" w14:textId="067F1F17" w:rsidR="008A1931" w:rsidRDefault="008A1931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55D86CF4" w14:textId="026BC4F2" w:rsidR="008A1931" w:rsidRDefault="008A1931">
      <w:pPr>
        <w:pStyle w:val="Prrafodelista"/>
        <w:numPr>
          <w:ilvl w:val="0"/>
          <w:numId w:val="20"/>
        </w:numPr>
        <w:spacing w:line="276" w:lineRule="auto"/>
        <w:jc w:val="both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88" w:author="Mildred Minaya Morillo" w:date="2021-11-09T20:12:00Z">
          <w:pPr>
            <w:spacing w:line="276" w:lineRule="auto"/>
            <w:jc w:val="both"/>
          </w:pPr>
        </w:pPrChange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lastRenderedPageBreak/>
        <w:t>Natalicios, Efemérides y conmemoraciones alusivas a los temas de interés de la BNPHU.</w:t>
      </w:r>
    </w:p>
    <w:p w14:paraId="582D251B" w14:textId="7F88D43E" w:rsidR="008A1931" w:rsidRDefault="008A1931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3F435133" w14:textId="77777777" w:rsidR="008A1931" w:rsidRDefault="008A1931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1DDBC68A" w14:textId="020B8A41" w:rsidR="008A1931" w:rsidRPr="00C9026F" w:rsidRDefault="00E02B63" w:rsidP="006D59E6">
      <w:pPr>
        <w:spacing w:line="276" w:lineRule="auto"/>
        <w:jc w:val="both"/>
        <w:rPr>
          <w:rFonts w:ascii="Calibri Light" w:hAnsi="Calibri Light"/>
          <w:b/>
          <w:bCs/>
          <w:color w:val="000000" w:themeColor="text1"/>
          <w:w w:val="122"/>
          <w:sz w:val="24"/>
        </w:rPr>
      </w:pPr>
      <w:r w:rsidRPr="00C9026F">
        <w:rPr>
          <w:rFonts w:ascii="Calibri Light" w:hAnsi="Calibri Light"/>
          <w:b/>
          <w:bCs/>
          <w:color w:val="000000" w:themeColor="text1"/>
          <w:w w:val="122"/>
          <w:sz w:val="24"/>
        </w:rPr>
        <w:t>Instagram</w:t>
      </w:r>
    </w:p>
    <w:p w14:paraId="0FC39FFB" w14:textId="5EDD14C9" w:rsidR="00E02B63" w:rsidRDefault="00E02B63" w:rsidP="006D59E6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5C920AF4" w14:textId="1AECD910" w:rsidR="00920FCB" w:rsidRDefault="00C9026F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89" w:author="Mildred Minaya Morillo" w:date="2021-11-09T20:12:00Z">
          <w:pPr>
            <w:spacing w:line="276" w:lineRule="auto"/>
            <w:jc w:val="both"/>
          </w:pPr>
        </w:pPrChange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Publicación</w:t>
      </w:r>
      <w:r w:rsidR="00E02B63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inmediata de </w:t>
      </w: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álbumes de máximo </w:t>
      </w:r>
      <w:del w:id="190" w:author="Mildred Minaya Morillo" w:date="2021-11-09T12:38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delText>ocho</w:delText>
        </w:r>
      </w:del>
      <w:ins w:id="191" w:author="Mildred Minaya Morillo" w:date="2021-11-09T12:38:00Z">
        <w:r w:rsidR="1210BA2D" w:rsidRPr="069FD78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diez</w:t>
        </w:r>
      </w:ins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="00E02B63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fotos </w:t>
      </w: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sobre actividades que se realizan en la BNPHU con un texto descriptivo breve.</w:t>
      </w:r>
    </w:p>
    <w:p w14:paraId="352F2A86" w14:textId="6D7F25A7" w:rsidR="00E02B63" w:rsidRDefault="00E02B63" w:rsidP="00E02B63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6423D06B" w14:textId="46536CC7" w:rsidR="00C9026F" w:rsidRPr="008A1931" w:rsidRDefault="00C9026F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92" w:author="Mildred Minaya Morillo" w:date="2021-11-09T20:12:00Z">
          <w:pPr>
            <w:spacing w:line="276" w:lineRule="auto"/>
            <w:jc w:val="both"/>
          </w:pPr>
        </w:pPrChange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Fotos con pie informativo sobre visitas de intelectuales al director general, ya sea por cortesía o por donaciones de libros</w:t>
      </w:r>
      <w:ins w:id="193" w:author="Mildred Minaya Morillo" w:date="2021-11-09T12:39:00Z">
        <w:r w:rsidR="31F21D75" w:rsidRPr="069FD78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,</w:t>
        </w:r>
      </w:ins>
      <w:r w:rsidR="1A541192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dep</w:t>
      </w:r>
      <w:ins w:id="194" w:author="Mildred Minaya Morillo" w:date="2021-11-09T12:39:00Z">
        <w:r w:rsidR="54457868" w:rsidRPr="069FD78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ó</w:t>
        </w:r>
      </w:ins>
      <w:del w:id="195" w:author="Mildred Minaya Morillo" w:date="2021-11-09T12:39:00Z">
        <w:r w:rsidRPr="069FD789" w:rsidDel="1A541192">
          <w:rPr>
            <w:rFonts w:ascii="Calibri Light" w:hAnsi="Calibri Light"/>
            <w:color w:val="000000" w:themeColor="text1"/>
            <w:sz w:val="24"/>
            <w:szCs w:val="24"/>
          </w:rPr>
          <w:delText>o</w:delText>
        </w:r>
      </w:del>
      <w:r w:rsidR="1A541192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sito</w:t>
      </w: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legal de obras, reuniones puntuales, etc.   </w:t>
      </w:r>
    </w:p>
    <w:p w14:paraId="4CFF854B" w14:textId="77777777" w:rsidR="00C9026F" w:rsidRDefault="00C9026F" w:rsidP="00C9026F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68DF62A1" w14:textId="77777777" w:rsidR="00BC0E6E" w:rsidRDefault="00BC0E6E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96" w:author="Mildred Minaya Morillo" w:date="2021-11-09T20:12:00Z">
          <w:pPr>
            <w:spacing w:line="276" w:lineRule="auto"/>
            <w:jc w:val="both"/>
          </w:pPr>
        </w:pPrChange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Anuncios de eventos con la colocación de artes e invitaciones elaboradas en el departamento.</w:t>
      </w:r>
    </w:p>
    <w:p w14:paraId="5A1690A8" w14:textId="7198DE42" w:rsidR="00C9026F" w:rsidRDefault="00C9026F" w:rsidP="00C9026F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02B68BAD" w14:textId="77777777" w:rsidR="00C9026F" w:rsidRDefault="00C9026F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197" w:author="Mildred Minaya Morillo" w:date="2021-11-09T20:12:00Z">
          <w:pPr>
            <w:spacing w:line="276" w:lineRule="auto"/>
            <w:jc w:val="both"/>
          </w:pPr>
        </w:pPrChange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Natalicios, Efemérides y conmemoraciones alusivas a los temas de interés de la BNPHU.</w:t>
      </w:r>
    </w:p>
    <w:p w14:paraId="10936C83" w14:textId="30191429" w:rsidR="00C9026F" w:rsidRDefault="00C9026F" w:rsidP="00C9026F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7A8F50CD" w14:textId="39322ED3" w:rsidR="00C9026F" w:rsidRDefault="6B41ECBF">
      <w:pPr>
        <w:pStyle w:val="Prrafodelista"/>
        <w:numPr>
          <w:ilvl w:val="0"/>
          <w:numId w:val="19"/>
        </w:numPr>
        <w:spacing w:line="276" w:lineRule="auto"/>
        <w:jc w:val="both"/>
        <w:rPr>
          <w:ins w:id="198" w:author="Mildred Minaya Morillo" w:date="2021-11-09T12:39:00Z"/>
          <w:rFonts w:asciiTheme="minorHAnsi" w:eastAsiaTheme="minorEastAsia" w:hAnsiTheme="minorHAnsi" w:cstheme="minorBidi"/>
          <w:color w:val="000000" w:themeColor="text1"/>
          <w:sz w:val="24"/>
          <w:szCs w:val="24"/>
        </w:rPr>
        <w:pPrChange w:id="199" w:author="Mildred Minaya Morillo" w:date="2021-11-09T12:38:00Z">
          <w:pPr>
            <w:spacing w:line="276" w:lineRule="auto"/>
            <w:jc w:val="both"/>
          </w:pPr>
        </w:pPrChange>
      </w:pPr>
      <w:ins w:id="200" w:author="Mildred Minaya Morillo" w:date="2021-11-09T12:39:00Z">
        <w:r w:rsidRPr="069FD78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P</w:t>
        </w:r>
      </w:ins>
      <w:del w:id="201" w:author="Mildred Minaya Morillo" w:date="2021-11-09T12:39:00Z">
        <w:r w:rsidR="00BC0E6E" w:rsidRPr="069FD789" w:rsidDel="0D839B09">
          <w:rPr>
            <w:rFonts w:ascii="Calibri Light" w:hAnsi="Calibri Light"/>
            <w:color w:val="000000" w:themeColor="text1"/>
            <w:sz w:val="24"/>
            <w:szCs w:val="24"/>
          </w:rPr>
          <w:delText>p</w:delText>
        </w:r>
      </w:del>
      <w:del w:id="202" w:author="Mildred Minaya Morillo" w:date="2021-11-09T13:29:00Z">
        <w:r w:rsidR="00BC0E6E" w:rsidRPr="069FD789" w:rsidDel="0D839B09">
          <w:rPr>
            <w:rFonts w:ascii="Calibri Light" w:hAnsi="Calibri Light"/>
            <w:color w:val="000000" w:themeColor="text1"/>
            <w:sz w:val="24"/>
            <w:szCs w:val="24"/>
          </w:rPr>
          <w:delText>ublicación</w:delText>
        </w:r>
      </w:del>
      <w:ins w:id="203" w:author="Mildred Minaya Morillo" w:date="2021-11-09T13:29:00Z">
        <w:r w:rsidR="63D89FA5" w:rsidRPr="069FD789">
          <w:rPr>
            <w:rFonts w:ascii="Calibri Light" w:hAnsi="Calibri Light"/>
            <w:color w:val="000000" w:themeColor="text1"/>
            <w:w w:val="122"/>
            <w:sz w:val="24"/>
            <w:szCs w:val="24"/>
          </w:rPr>
          <w:t>Publicación</w:t>
        </w:r>
      </w:ins>
      <w:r w:rsidR="1A541192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  <w:r w:rsidR="0D839B09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periódica de la sección educativa ¿Qué tanto sabes de literatura? </w:t>
      </w:r>
      <w:ins w:id="204" w:author="Mildred Minaya Morillo" w:date="2021-11-09T12:41:00Z">
        <w:r w:rsidR="00BC0E6E">
          <w:br/>
        </w:r>
      </w:ins>
    </w:p>
    <w:p w14:paraId="03DB0A8D" w14:textId="0AEC6603" w:rsidR="00C9026F" w:rsidRDefault="5531E795">
      <w:pPr>
        <w:pStyle w:val="Prrafodelista"/>
        <w:numPr>
          <w:ilvl w:val="0"/>
          <w:numId w:val="19"/>
        </w:numPr>
        <w:spacing w:line="276" w:lineRule="auto"/>
        <w:jc w:val="both"/>
        <w:rPr>
          <w:ins w:id="205" w:author="Mildred Minaya Morillo" w:date="2021-11-09T12:40:00Z"/>
          <w:color w:val="000000" w:themeColor="text1"/>
          <w:sz w:val="24"/>
          <w:szCs w:val="24"/>
        </w:rPr>
        <w:pPrChange w:id="206" w:author="Mildred Minaya Morillo" w:date="2021-11-09T12:39:00Z">
          <w:pPr/>
        </w:pPrChange>
      </w:pPr>
      <w:ins w:id="207" w:author="Mildred Minaya Morillo" w:date="2021-11-09T12:39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t xml:space="preserve">Se comparten audiovisuales </w:t>
        </w:r>
      </w:ins>
      <w:ins w:id="208" w:author="Mildred Minaya Morillo" w:date="2021-11-09T12:40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t>elaborados por el Departamento de Comunicación.</w:t>
        </w:r>
      </w:ins>
      <w:ins w:id="209" w:author="Mildred Minaya Morillo" w:date="2021-11-09T12:41:00Z">
        <w:r w:rsidR="00BC0E6E">
          <w:br/>
        </w:r>
      </w:ins>
    </w:p>
    <w:p w14:paraId="1456DD6F" w14:textId="00738681" w:rsidR="00C9026F" w:rsidRDefault="5531E795">
      <w:pPr>
        <w:pStyle w:val="Prrafodelista"/>
        <w:numPr>
          <w:ilvl w:val="0"/>
          <w:numId w:val="19"/>
        </w:numPr>
        <w:spacing w:line="276" w:lineRule="auto"/>
        <w:jc w:val="both"/>
        <w:rPr>
          <w:color w:val="000000" w:themeColor="text1"/>
          <w:w w:val="122"/>
          <w:sz w:val="24"/>
          <w:szCs w:val="24"/>
        </w:rPr>
        <w:pPrChange w:id="210" w:author="Mildred Minaya Morillo" w:date="2021-11-09T12:40:00Z">
          <w:pPr/>
        </w:pPrChange>
      </w:pPr>
      <w:ins w:id="211" w:author="Mildred Minaya Morillo" w:date="2021-11-09T12:40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t>Se comparte a través de las historias publicaciones de terceros que hagan mención a la Biblioteca, eventos puntuales y las mismas publicacio</w:t>
        </w:r>
      </w:ins>
      <w:ins w:id="212" w:author="Mildred Minaya Morillo" w:date="2021-11-09T12:41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t>nes para dar promoción.</w:t>
        </w:r>
      </w:ins>
    </w:p>
    <w:p w14:paraId="41D462BE" w14:textId="0638C6DD" w:rsidR="00E02B63" w:rsidRDefault="00E02B63" w:rsidP="00E02B63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79A9691B" w14:textId="77777777" w:rsidR="00BC0E6E" w:rsidRDefault="00BC0E6E" w:rsidP="00E02B63">
      <w:pPr>
        <w:spacing w:line="276" w:lineRule="auto"/>
        <w:jc w:val="both"/>
        <w:rPr>
          <w:rFonts w:ascii="Calibri Light" w:hAnsi="Calibri Light"/>
          <w:b/>
          <w:bCs/>
          <w:color w:val="000000" w:themeColor="text1"/>
          <w:w w:val="122"/>
          <w:sz w:val="24"/>
        </w:rPr>
      </w:pPr>
    </w:p>
    <w:p w14:paraId="4B31C920" w14:textId="092F6103" w:rsidR="00BC0E6E" w:rsidRPr="00BC0E6E" w:rsidRDefault="00BC0E6E" w:rsidP="00E02B63">
      <w:pPr>
        <w:spacing w:line="276" w:lineRule="auto"/>
        <w:jc w:val="both"/>
        <w:rPr>
          <w:rFonts w:ascii="Calibri Light" w:hAnsi="Calibri Light"/>
          <w:b/>
          <w:bCs/>
          <w:color w:val="000000" w:themeColor="text1"/>
          <w:w w:val="122"/>
          <w:sz w:val="24"/>
        </w:rPr>
      </w:pPr>
      <w:r w:rsidRPr="00BC0E6E">
        <w:rPr>
          <w:rFonts w:ascii="Calibri Light" w:hAnsi="Calibri Light"/>
          <w:b/>
          <w:bCs/>
          <w:color w:val="000000" w:themeColor="text1"/>
          <w:w w:val="122"/>
          <w:sz w:val="24"/>
        </w:rPr>
        <w:t>Twitter</w:t>
      </w:r>
    </w:p>
    <w:p w14:paraId="153F2C85" w14:textId="5537EAFA" w:rsidR="00BC0E6E" w:rsidRDefault="00BC0E6E" w:rsidP="00E02B63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025BD196" w14:textId="77777777" w:rsidR="00BC0E6E" w:rsidRDefault="00BC0E6E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213" w:author="Mildred Minaya Morillo" w:date="2021-11-09T20:12:00Z">
          <w:pPr>
            <w:spacing w:line="276" w:lineRule="auto"/>
            <w:jc w:val="both"/>
          </w:pPr>
        </w:pPrChange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Se comparten informaciones que fueron generadas por la biblioteca y son publicadas en medios de circulación masiva.</w:t>
      </w:r>
    </w:p>
    <w:p w14:paraId="719F2BAF" w14:textId="77777777" w:rsidR="00BC0E6E" w:rsidRDefault="00BC0E6E" w:rsidP="00E02B63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3DAF5F36" w14:textId="77777777" w:rsidR="00BC0E6E" w:rsidRDefault="00BC0E6E">
      <w:pPr>
        <w:pStyle w:val="Prrafodelista"/>
        <w:numPr>
          <w:ilvl w:val="0"/>
          <w:numId w:val="18"/>
        </w:numPr>
        <w:spacing w:line="276" w:lineRule="auto"/>
        <w:jc w:val="both"/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214" w:author="Mildred Minaya Morillo" w:date="2021-11-09T20:12:00Z">
          <w:pPr>
            <w:spacing w:line="276" w:lineRule="auto"/>
            <w:jc w:val="both"/>
          </w:pPr>
        </w:pPrChange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Anuncios de eventos con la colocación de artes e invitaciones elaboradas en el departamento.</w:t>
      </w:r>
    </w:p>
    <w:p w14:paraId="57CF1040" w14:textId="77777777" w:rsidR="00BC0E6E" w:rsidRDefault="00BC0E6E" w:rsidP="00E02B63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0CEED04C" w14:textId="295E7418" w:rsidR="00BC0E6E" w:rsidRDefault="00BC0E6E">
      <w:pPr>
        <w:pStyle w:val="Prrafodelista"/>
        <w:numPr>
          <w:ilvl w:val="0"/>
          <w:numId w:val="18"/>
        </w:numPr>
        <w:spacing w:line="276" w:lineRule="auto"/>
        <w:jc w:val="both"/>
        <w:rPr>
          <w:ins w:id="215" w:author="Mildred Minaya Morillo" w:date="2021-11-09T12:41:00Z"/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216" w:author="Mildred Minaya Morillo" w:date="2021-11-09T20:12:00Z">
          <w:pPr>
            <w:spacing w:line="276" w:lineRule="auto"/>
            <w:jc w:val="both"/>
          </w:pPr>
        </w:pPrChange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Se envían mensajes </w:t>
      </w: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puntuales como felicitaciones, condolencias, etc.</w:t>
      </w: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</w:t>
      </w:r>
    </w:p>
    <w:p w14:paraId="1B7B5005" w14:textId="7032FA47" w:rsidR="069FD789" w:rsidRDefault="069FD789" w:rsidP="069FD789">
      <w:pPr>
        <w:spacing w:line="276" w:lineRule="auto"/>
        <w:jc w:val="both"/>
        <w:rPr>
          <w:ins w:id="217" w:author="Mildred Minaya Morillo" w:date="2021-11-09T12:41:00Z"/>
          <w:color w:val="000000" w:themeColor="text1"/>
        </w:rPr>
      </w:pPr>
    </w:p>
    <w:p w14:paraId="6F2E027F" w14:textId="7ED502D6" w:rsidR="03E3E512" w:rsidRDefault="03E3E512">
      <w:pPr>
        <w:pStyle w:val="Prrafodelista"/>
        <w:numPr>
          <w:ilvl w:val="0"/>
          <w:numId w:val="18"/>
        </w:numPr>
        <w:spacing w:line="276" w:lineRule="auto"/>
        <w:jc w:val="both"/>
        <w:rPr>
          <w:ins w:id="218" w:author="Mildred Minaya Morillo" w:date="2021-11-09T12:42:00Z"/>
          <w:rFonts w:asciiTheme="minorHAnsi" w:eastAsiaTheme="minorEastAsia" w:hAnsiTheme="minorHAnsi" w:cstheme="minorBidi"/>
          <w:color w:val="000000" w:themeColor="text1"/>
          <w:sz w:val="24"/>
          <w:szCs w:val="24"/>
        </w:rPr>
        <w:pPrChange w:id="219" w:author="Mildred Minaya Morillo" w:date="2021-11-09T12:41:00Z">
          <w:pPr>
            <w:pStyle w:val="Prrafodelista"/>
            <w:spacing w:line="276" w:lineRule="auto"/>
            <w:jc w:val="both"/>
          </w:pPr>
        </w:pPrChange>
      </w:pPr>
      <w:ins w:id="220" w:author="Mildred Minaya Morillo" w:date="2021-11-09T12:41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t xml:space="preserve">Publicación periódica de la sección educativa </w:t>
        </w:r>
      </w:ins>
      <w:ins w:id="221" w:author="Mildred Minaya Morillo" w:date="2021-11-09T12:42:00Z">
        <w:r w:rsidR="7C2CACDC" w:rsidRPr="069FD789">
          <w:rPr>
            <w:rFonts w:ascii="Calibri Light" w:hAnsi="Calibri Light"/>
            <w:i/>
            <w:iCs/>
            <w:color w:val="000000" w:themeColor="text1"/>
            <w:sz w:val="24"/>
            <w:szCs w:val="24"/>
            <w:rPrChange w:id="222" w:author="Mildred Minaya Morillo" w:date="2021-11-09T12:43:00Z">
              <w:rPr>
                <w:rFonts w:ascii="Calibri Light" w:hAnsi="Calibri Light"/>
                <w:color w:val="000000" w:themeColor="text1"/>
                <w:sz w:val="24"/>
                <w:szCs w:val="24"/>
              </w:rPr>
            </w:rPrChange>
          </w:rPr>
          <w:t>#</w:t>
        </w:r>
      </w:ins>
      <w:ins w:id="223" w:author="Mildred Minaya Morillo" w:date="2021-11-09T12:41:00Z">
        <w:r w:rsidRPr="069FD789">
          <w:rPr>
            <w:rFonts w:ascii="Calibri Light" w:hAnsi="Calibri Light"/>
            <w:i/>
            <w:iCs/>
            <w:color w:val="000000" w:themeColor="text1"/>
            <w:sz w:val="24"/>
            <w:szCs w:val="24"/>
            <w:rPrChange w:id="224" w:author="Mildred Minaya Morillo" w:date="2021-11-09T12:43:00Z">
              <w:rPr>
                <w:rFonts w:ascii="Calibri Light" w:hAnsi="Calibri Light"/>
                <w:color w:val="000000" w:themeColor="text1"/>
                <w:sz w:val="24"/>
                <w:szCs w:val="24"/>
              </w:rPr>
            </w:rPrChange>
          </w:rPr>
          <w:t>Quétantosabesdeliteratura</w:t>
        </w:r>
      </w:ins>
      <w:ins w:id="225" w:author="Mildred Minaya Morillo" w:date="2021-11-09T12:42:00Z">
        <w:r>
          <w:br/>
        </w:r>
      </w:ins>
    </w:p>
    <w:p w14:paraId="493CC55E" w14:textId="7F7479AC" w:rsidR="73BB05B2" w:rsidRDefault="73BB05B2">
      <w:pPr>
        <w:pStyle w:val="Prrafodelista"/>
        <w:numPr>
          <w:ilvl w:val="0"/>
          <w:numId w:val="18"/>
        </w:numPr>
        <w:spacing w:line="276" w:lineRule="auto"/>
        <w:jc w:val="both"/>
        <w:rPr>
          <w:color w:val="000000" w:themeColor="text1"/>
          <w:sz w:val="24"/>
          <w:szCs w:val="24"/>
        </w:rPr>
        <w:pPrChange w:id="226" w:author="Mildred Minaya Morillo" w:date="2021-11-09T12:42:00Z">
          <w:pPr/>
        </w:pPrChange>
      </w:pPr>
      <w:ins w:id="227" w:author="Mildred Minaya Morillo" w:date="2021-11-09T12:42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t>Se comparten audiovisuales creados por el Departamento de Comunicación.</w:t>
        </w:r>
      </w:ins>
    </w:p>
    <w:p w14:paraId="7357C50C" w14:textId="27987C2F" w:rsidR="00BC0E6E" w:rsidRDefault="00BC0E6E" w:rsidP="00E02B63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1FE0EB25" w14:textId="12A9BCA4" w:rsidR="00BC0E6E" w:rsidRDefault="00BC0E6E" w:rsidP="00E02B63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14B69D06" w14:textId="4FB3A835" w:rsidR="00BC0E6E" w:rsidRPr="00BC0E6E" w:rsidRDefault="00BC0E6E" w:rsidP="00E02B63">
      <w:pPr>
        <w:spacing w:line="276" w:lineRule="auto"/>
        <w:jc w:val="both"/>
        <w:rPr>
          <w:rFonts w:ascii="Calibri Light" w:hAnsi="Calibri Light"/>
          <w:b/>
          <w:color w:val="000000" w:themeColor="text1"/>
          <w:w w:val="122"/>
          <w:sz w:val="24"/>
          <w:szCs w:val="24"/>
        </w:rPr>
      </w:pPr>
      <w:r w:rsidRPr="069FD789">
        <w:rPr>
          <w:rFonts w:ascii="Calibri Light" w:hAnsi="Calibri Light"/>
          <w:b/>
          <w:color w:val="000000" w:themeColor="text1"/>
          <w:w w:val="122"/>
          <w:sz w:val="24"/>
          <w:szCs w:val="24"/>
        </w:rPr>
        <w:t>You</w:t>
      </w:r>
      <w:del w:id="228" w:author="Mildred Minaya Morillo" w:date="2021-11-09T13:29:00Z">
        <w:r w:rsidRPr="069FD789">
          <w:rPr>
            <w:rFonts w:ascii="Calibri Light" w:hAnsi="Calibri Light"/>
            <w:b/>
            <w:color w:val="000000" w:themeColor="text1"/>
            <w:sz w:val="24"/>
            <w:szCs w:val="24"/>
          </w:rPr>
          <w:delText xml:space="preserve"> </w:delText>
        </w:r>
      </w:del>
      <w:r w:rsidRPr="069FD789">
        <w:rPr>
          <w:rFonts w:ascii="Calibri Light" w:hAnsi="Calibri Light"/>
          <w:b/>
          <w:color w:val="000000" w:themeColor="text1"/>
          <w:w w:val="122"/>
          <w:sz w:val="24"/>
          <w:szCs w:val="24"/>
        </w:rPr>
        <w:t>Tube</w:t>
      </w:r>
    </w:p>
    <w:p w14:paraId="3A48CFCC" w14:textId="16589715" w:rsidR="00BC0E6E" w:rsidRDefault="00BC0E6E" w:rsidP="00E02B63">
      <w:p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</w:p>
    <w:p w14:paraId="51EB8095" w14:textId="403CCF72" w:rsidR="00BC0E6E" w:rsidRDefault="00BC0E6E">
      <w:pPr>
        <w:pStyle w:val="Prrafodelista"/>
        <w:numPr>
          <w:ilvl w:val="0"/>
          <w:numId w:val="17"/>
        </w:numPr>
        <w:tabs>
          <w:tab w:val="left" w:pos="2798"/>
        </w:tabs>
        <w:rPr>
          <w:rFonts w:asciiTheme="minorHAnsi" w:eastAsiaTheme="minorEastAsia" w:hAnsiTheme="minorHAnsi" w:cstheme="minorBidi"/>
          <w:color w:val="000000" w:themeColor="text1"/>
          <w:w w:val="122"/>
          <w:sz w:val="24"/>
          <w:szCs w:val="24"/>
        </w:rPr>
        <w:pPrChange w:id="229" w:author="Mildred Minaya Morillo" w:date="2021-11-09T20:12:00Z">
          <w:pPr>
            <w:tabs>
              <w:tab w:val="left" w:pos="2798"/>
            </w:tabs>
          </w:pPr>
        </w:pPrChange>
      </w:pP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Se publican los videos elaborados en el Departamento de Comunicación ya sea sobre eventos que se </w:t>
      </w:r>
      <w:r w:rsidR="006A4796"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>realizan</w:t>
      </w:r>
      <w:r w:rsidRPr="069FD789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o sobre temas de las BNPHU.</w:t>
      </w:r>
      <w:r>
        <w:rPr>
          <w:rFonts w:ascii="Calibri Light" w:hAnsi="Calibri Light"/>
          <w:color w:val="000000" w:themeColor="text1"/>
          <w:w w:val="122"/>
          <w:sz w:val="24"/>
        </w:rPr>
        <w:tab/>
      </w:r>
    </w:p>
    <w:p w14:paraId="76B4A32D" w14:textId="77777777" w:rsidR="00BC0E6E" w:rsidRDefault="00BC0E6E" w:rsidP="00BC0E6E">
      <w:pPr>
        <w:tabs>
          <w:tab w:val="left" w:pos="2798"/>
        </w:tabs>
        <w:rPr>
          <w:rFonts w:ascii="Calibri Light" w:hAnsi="Calibri Light"/>
          <w:color w:val="000000" w:themeColor="text1"/>
          <w:w w:val="122"/>
          <w:sz w:val="24"/>
        </w:rPr>
      </w:pPr>
    </w:p>
    <w:p w14:paraId="2DB67B3B" w14:textId="4CA24E11" w:rsidR="00BC0E6E" w:rsidRDefault="00BC0E6E" w:rsidP="00BC0E6E">
      <w:pPr>
        <w:rPr>
          <w:del w:id="230" w:author="Mildred Minaya Morillo" w:date="2021-11-09T12:43:00Z"/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0999AE88" w14:textId="77777777" w:rsidR="00BC0E6E" w:rsidRPr="00BC0E6E" w:rsidRDefault="00BC0E6E" w:rsidP="00BC0E6E">
      <w:pPr>
        <w:rPr>
          <w:del w:id="231" w:author="Mildred Minaya Morillo" w:date="2021-11-09T12:43:00Z"/>
          <w:rFonts w:ascii="Calibri Light" w:hAnsi="Calibri Light"/>
          <w:color w:val="000000" w:themeColor="text1"/>
          <w:w w:val="122"/>
          <w:sz w:val="24"/>
          <w:szCs w:val="24"/>
        </w:rPr>
      </w:pPr>
    </w:p>
    <w:p w14:paraId="6302A73E" w14:textId="77D6D61A" w:rsidR="00BC0E6E" w:rsidRDefault="00BC0E6E" w:rsidP="00E44FC2">
      <w:pPr>
        <w:pStyle w:val="Prrafodelista"/>
        <w:rPr>
          <w:rFonts w:ascii="Calibri Light" w:hAnsi="Calibri Light"/>
          <w:color w:val="000000" w:themeColor="text1"/>
          <w:w w:val="122"/>
          <w:sz w:val="24"/>
        </w:rPr>
      </w:pPr>
    </w:p>
    <w:p w14:paraId="07E0A8D2" w14:textId="77777777" w:rsidR="00BC0E6E" w:rsidRPr="00E44FC2" w:rsidRDefault="00BC0E6E" w:rsidP="00E44FC2">
      <w:pPr>
        <w:pStyle w:val="Prrafodelista"/>
        <w:rPr>
          <w:rFonts w:ascii="Calibri Light" w:hAnsi="Calibri Light"/>
          <w:color w:val="000000" w:themeColor="text1"/>
          <w:w w:val="122"/>
          <w:sz w:val="24"/>
        </w:rPr>
      </w:pPr>
    </w:p>
    <w:p w14:paraId="3B78FBF6" w14:textId="77777777" w:rsidR="00A36C74" w:rsidRDefault="00FE2233" w:rsidP="006D59E6">
      <w:pPr>
        <w:spacing w:after="160" w:line="276" w:lineRule="auto"/>
        <w:rPr>
          <w:rFonts w:ascii="Calibri Light" w:hAnsi="Calibri Light"/>
          <w:b/>
          <w:color w:val="000000" w:themeColor="text1"/>
          <w:w w:val="122"/>
          <w:sz w:val="28"/>
        </w:rPr>
      </w:pPr>
      <w:r>
        <w:rPr>
          <w:rFonts w:ascii="Calibri Light" w:hAnsi="Calibri Light"/>
          <w:b/>
          <w:color w:val="000000" w:themeColor="text1"/>
          <w:w w:val="122"/>
          <w:sz w:val="28"/>
        </w:rPr>
        <w:t>Informaciones generales del c</w:t>
      </w:r>
      <w:r w:rsidR="00A36C74" w:rsidRPr="006D59E6">
        <w:rPr>
          <w:rFonts w:ascii="Calibri Light" w:hAnsi="Calibri Light"/>
          <w:b/>
          <w:color w:val="000000" w:themeColor="text1"/>
          <w:w w:val="122"/>
          <w:sz w:val="28"/>
        </w:rPr>
        <w:t xml:space="preserve">alendario de publicaciones </w:t>
      </w:r>
    </w:p>
    <w:p w14:paraId="2B66D2CD" w14:textId="77777777" w:rsidR="00126F14" w:rsidRDefault="00126F14" w:rsidP="00126F14">
      <w:pPr>
        <w:spacing w:after="160" w:line="276" w:lineRule="auto"/>
        <w:jc w:val="both"/>
        <w:rPr>
          <w:del w:id="232" w:author="Mildred Minaya Morillo" w:date="2021-11-09T12:54:00Z"/>
          <w:rFonts w:ascii="Calibri Light" w:hAnsi="Calibri Light"/>
          <w:color w:val="000000" w:themeColor="text1"/>
          <w:w w:val="122"/>
          <w:sz w:val="24"/>
          <w:szCs w:val="24"/>
        </w:rPr>
      </w:pPr>
      <w:del w:id="233" w:author="Mildred Minaya Morillo" w:date="2021-11-09T12:54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delText xml:space="preserve">En donde el organismo indique de manera general, el horario en el cual estará publicando </w:delText>
        </w:r>
        <w:r w:rsidR="007062AF" w:rsidRPr="069FD789">
          <w:rPr>
            <w:rFonts w:ascii="Calibri Light" w:hAnsi="Calibri Light"/>
            <w:color w:val="000000" w:themeColor="text1"/>
            <w:sz w:val="24"/>
            <w:szCs w:val="24"/>
          </w:rPr>
          <w:delText xml:space="preserve">regularmente </w:delText>
        </w:r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delText>contenido en las diferentes redes sociales, así como los días.</w:delText>
        </w:r>
      </w:del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26F14" w14:paraId="1A5BAE66" w14:textId="77777777" w:rsidTr="00126F14">
        <w:tc>
          <w:tcPr>
            <w:tcW w:w="2942" w:type="dxa"/>
            <w:shd w:val="clear" w:color="auto" w:fill="EB701D"/>
            <w:vAlign w:val="center"/>
          </w:tcPr>
          <w:p w14:paraId="22B1D26C" w14:textId="77777777" w:rsidR="00126F14" w:rsidRPr="00126F14" w:rsidRDefault="00126F14" w:rsidP="00126F14">
            <w:pPr>
              <w:spacing w:after="160" w:line="276" w:lineRule="auto"/>
              <w:jc w:val="center"/>
              <w:rPr>
                <w:rFonts w:ascii="Calibri Light" w:hAnsi="Calibri Light"/>
                <w:color w:val="FFFFFF" w:themeColor="background1"/>
                <w:w w:val="122"/>
                <w:sz w:val="24"/>
              </w:rPr>
            </w:pPr>
            <w:r>
              <w:rPr>
                <w:rFonts w:ascii="Calibri Light" w:hAnsi="Calibri Light"/>
                <w:color w:val="FFFFFF" w:themeColor="background1"/>
                <w:w w:val="122"/>
                <w:sz w:val="24"/>
              </w:rPr>
              <w:t>Red</w:t>
            </w:r>
            <w:r w:rsidRPr="00126F14">
              <w:rPr>
                <w:rFonts w:ascii="Calibri Light" w:hAnsi="Calibri Light"/>
                <w:color w:val="FFFFFF" w:themeColor="background1"/>
                <w:w w:val="122"/>
                <w:sz w:val="24"/>
              </w:rPr>
              <w:t xml:space="preserve"> social</w:t>
            </w:r>
          </w:p>
        </w:tc>
        <w:tc>
          <w:tcPr>
            <w:tcW w:w="2943" w:type="dxa"/>
            <w:shd w:val="clear" w:color="auto" w:fill="EB701D"/>
            <w:vAlign w:val="center"/>
          </w:tcPr>
          <w:p w14:paraId="1AE24BCF" w14:textId="77777777" w:rsidR="00126F14" w:rsidRPr="00126F14" w:rsidRDefault="00126F14" w:rsidP="00126F14">
            <w:pPr>
              <w:spacing w:after="160" w:line="276" w:lineRule="auto"/>
              <w:jc w:val="center"/>
              <w:rPr>
                <w:rFonts w:ascii="Calibri Light" w:hAnsi="Calibri Light"/>
                <w:color w:val="FFFFFF" w:themeColor="background1"/>
                <w:w w:val="122"/>
                <w:sz w:val="24"/>
              </w:rPr>
            </w:pPr>
            <w:r w:rsidRPr="00126F14">
              <w:rPr>
                <w:rFonts w:ascii="Calibri Light" w:hAnsi="Calibri Light"/>
                <w:color w:val="FFFFFF" w:themeColor="background1"/>
                <w:w w:val="122"/>
                <w:sz w:val="24"/>
              </w:rPr>
              <w:t>Días</w:t>
            </w:r>
          </w:p>
        </w:tc>
        <w:tc>
          <w:tcPr>
            <w:tcW w:w="2943" w:type="dxa"/>
            <w:shd w:val="clear" w:color="auto" w:fill="EB701D"/>
            <w:vAlign w:val="center"/>
          </w:tcPr>
          <w:p w14:paraId="7682FE1E" w14:textId="77777777" w:rsidR="00126F14" w:rsidRPr="00126F14" w:rsidRDefault="00126F14" w:rsidP="00126F14">
            <w:pPr>
              <w:spacing w:after="160" w:line="276" w:lineRule="auto"/>
              <w:jc w:val="center"/>
              <w:rPr>
                <w:rFonts w:ascii="Calibri Light" w:hAnsi="Calibri Light"/>
                <w:color w:val="FFFFFF" w:themeColor="background1"/>
                <w:w w:val="122"/>
                <w:sz w:val="24"/>
              </w:rPr>
            </w:pPr>
            <w:r w:rsidRPr="00126F14">
              <w:rPr>
                <w:rFonts w:ascii="Calibri Light" w:hAnsi="Calibri Light"/>
                <w:color w:val="FFFFFF" w:themeColor="background1"/>
                <w:w w:val="122"/>
                <w:sz w:val="24"/>
              </w:rPr>
              <w:t>Horario</w:t>
            </w:r>
          </w:p>
        </w:tc>
      </w:tr>
      <w:tr w:rsidR="00126F14" w14:paraId="596EC61E" w14:textId="77777777" w:rsidTr="00126F14">
        <w:tc>
          <w:tcPr>
            <w:tcW w:w="2942" w:type="dxa"/>
          </w:tcPr>
          <w:p w14:paraId="4A3E4F4D" w14:textId="23BC469F" w:rsidR="00126F14" w:rsidRDefault="385EC550" w:rsidP="00126F14">
            <w:pPr>
              <w:spacing w:after="160"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  <w:szCs w:val="24"/>
              </w:rPr>
            </w:pPr>
            <w:ins w:id="234" w:author="Mildred Minaya Morillo" w:date="2021-11-09T12:44:00Z">
              <w:r w:rsidRPr="069FD789">
                <w:rPr>
                  <w:rFonts w:ascii="Calibri Light" w:hAnsi="Calibri Light"/>
                  <w:color w:val="000000" w:themeColor="text1"/>
                  <w:sz w:val="24"/>
                  <w:szCs w:val="24"/>
                </w:rPr>
                <w:t>Facebook</w:t>
              </w:r>
            </w:ins>
          </w:p>
        </w:tc>
        <w:tc>
          <w:tcPr>
            <w:tcW w:w="2943" w:type="dxa"/>
          </w:tcPr>
          <w:p w14:paraId="53752B6B" w14:textId="44E24F53" w:rsidR="00126F14" w:rsidRDefault="77C1F5E5" w:rsidP="00126F14">
            <w:pPr>
              <w:spacing w:after="160"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  <w:szCs w:val="24"/>
              </w:rPr>
            </w:pPr>
            <w:ins w:id="235" w:author="Mildred Minaya Morillo" w:date="2021-11-09T12:53:00Z">
              <w:r w:rsidRPr="069FD789">
                <w:rPr>
                  <w:rFonts w:ascii="Calibri Light" w:hAnsi="Calibri Light"/>
                  <w:color w:val="000000" w:themeColor="text1"/>
                  <w:sz w:val="24"/>
                  <w:szCs w:val="24"/>
                </w:rPr>
                <w:t>Lunes, miércoles y viernes</w:t>
              </w:r>
            </w:ins>
          </w:p>
        </w:tc>
        <w:tc>
          <w:tcPr>
            <w:tcW w:w="2943" w:type="dxa"/>
          </w:tcPr>
          <w:p w14:paraId="510F77AB" w14:textId="2810F5A2" w:rsidR="00126F14" w:rsidRDefault="77C1F5E5" w:rsidP="00126F14">
            <w:pPr>
              <w:spacing w:after="160"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  <w:szCs w:val="24"/>
              </w:rPr>
            </w:pPr>
            <w:ins w:id="236" w:author="Mildred Minaya Morillo" w:date="2021-11-09T12:53:00Z">
              <w:r w:rsidRPr="069FD789">
                <w:rPr>
                  <w:rFonts w:ascii="Calibri Light" w:hAnsi="Calibri Light"/>
                  <w:color w:val="000000" w:themeColor="text1"/>
                  <w:sz w:val="24"/>
                  <w:szCs w:val="24"/>
                </w:rPr>
                <w:t>10:15am</w:t>
              </w:r>
            </w:ins>
          </w:p>
        </w:tc>
      </w:tr>
      <w:tr w:rsidR="00126F14" w14:paraId="4625AD09" w14:textId="77777777" w:rsidTr="00126F14">
        <w:tc>
          <w:tcPr>
            <w:tcW w:w="2942" w:type="dxa"/>
          </w:tcPr>
          <w:p w14:paraId="09B3556D" w14:textId="71B171DB" w:rsidR="00126F14" w:rsidRDefault="385EC550" w:rsidP="00126F14">
            <w:pPr>
              <w:spacing w:after="160"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  <w:szCs w:val="24"/>
              </w:rPr>
            </w:pPr>
            <w:ins w:id="237" w:author="Mildred Minaya Morillo" w:date="2021-11-09T12:44:00Z">
              <w:r w:rsidRPr="069FD789">
                <w:rPr>
                  <w:rFonts w:ascii="Calibri Light" w:hAnsi="Calibri Light"/>
                  <w:color w:val="000000" w:themeColor="text1"/>
                  <w:sz w:val="24"/>
                  <w:szCs w:val="24"/>
                </w:rPr>
                <w:t>Instagram</w:t>
              </w:r>
            </w:ins>
          </w:p>
        </w:tc>
        <w:tc>
          <w:tcPr>
            <w:tcW w:w="2943" w:type="dxa"/>
          </w:tcPr>
          <w:p w14:paraId="3FE0F8FC" w14:textId="2819DF24" w:rsidR="00126F14" w:rsidRDefault="0435A262" w:rsidP="00126F14">
            <w:pPr>
              <w:spacing w:after="160"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  <w:szCs w:val="24"/>
              </w:rPr>
            </w:pPr>
            <w:ins w:id="238" w:author="Mildred Minaya Morillo" w:date="2021-11-09T12:52:00Z">
              <w:r w:rsidRPr="069FD789">
                <w:rPr>
                  <w:rFonts w:ascii="Calibri Light" w:hAnsi="Calibri Light"/>
                  <w:color w:val="000000" w:themeColor="text1"/>
                  <w:sz w:val="24"/>
                  <w:szCs w:val="24"/>
                </w:rPr>
                <w:t>Lunes a viernes</w:t>
              </w:r>
            </w:ins>
          </w:p>
        </w:tc>
        <w:tc>
          <w:tcPr>
            <w:tcW w:w="2943" w:type="dxa"/>
          </w:tcPr>
          <w:p w14:paraId="34BCB2D7" w14:textId="4C43284D" w:rsidR="00126F14" w:rsidRDefault="5EE8D762" w:rsidP="00126F14">
            <w:pPr>
              <w:spacing w:after="160" w:line="276" w:lineRule="auto"/>
              <w:jc w:val="both"/>
              <w:rPr>
                <w:rFonts w:ascii="Calibri Light" w:hAnsi="Calibri Light"/>
                <w:color w:val="000000" w:themeColor="text1"/>
                <w:w w:val="122"/>
                <w:sz w:val="24"/>
                <w:szCs w:val="24"/>
              </w:rPr>
            </w:pPr>
            <w:ins w:id="239" w:author="Mildred Minaya Morillo" w:date="2021-11-09T12:53:00Z">
              <w:r w:rsidRPr="069FD789">
                <w:rPr>
                  <w:rFonts w:ascii="Calibri Light" w:hAnsi="Calibri Light"/>
                  <w:color w:val="000000" w:themeColor="text1"/>
                  <w:sz w:val="24"/>
                  <w:szCs w:val="24"/>
                </w:rPr>
                <w:t>10:15am</w:t>
              </w:r>
            </w:ins>
          </w:p>
        </w:tc>
      </w:tr>
      <w:tr w:rsidR="069FD789" w14:paraId="598F707C" w14:textId="77777777" w:rsidTr="069FD789">
        <w:trPr>
          <w:ins w:id="240" w:author="Mildred Minaya Morillo" w:date="2021-11-09T12:44:00Z"/>
        </w:trPr>
        <w:tc>
          <w:tcPr>
            <w:tcW w:w="2942" w:type="dxa"/>
          </w:tcPr>
          <w:p w14:paraId="17072306" w14:textId="013751CB" w:rsidR="385EC550" w:rsidRDefault="385EC550" w:rsidP="069FD789">
            <w:pPr>
              <w:spacing w:after="160" w:line="276" w:lineRule="auto"/>
              <w:jc w:val="both"/>
              <w:rPr>
                <w:rFonts w:ascii="Calibri Light" w:hAnsi="Calibri Light"/>
                <w:color w:val="000000" w:themeColor="text1"/>
                <w:sz w:val="24"/>
                <w:szCs w:val="24"/>
              </w:rPr>
            </w:pPr>
            <w:ins w:id="241" w:author="Mildred Minaya Morillo" w:date="2021-11-09T12:44:00Z">
              <w:r w:rsidRPr="069FD789">
                <w:rPr>
                  <w:rFonts w:ascii="Calibri Light" w:hAnsi="Calibri Light"/>
                  <w:color w:val="000000" w:themeColor="text1"/>
                  <w:sz w:val="24"/>
                  <w:szCs w:val="24"/>
                </w:rPr>
                <w:t>Twitter</w:t>
              </w:r>
            </w:ins>
          </w:p>
        </w:tc>
        <w:tc>
          <w:tcPr>
            <w:tcW w:w="2943" w:type="dxa"/>
          </w:tcPr>
          <w:p w14:paraId="420C0F95" w14:textId="521EB895" w:rsidR="125A9F8A" w:rsidRDefault="125A9F8A" w:rsidP="069FD789">
            <w:pPr>
              <w:spacing w:after="160" w:line="276" w:lineRule="auto"/>
              <w:jc w:val="both"/>
              <w:rPr>
                <w:rFonts w:ascii="Calibri Light" w:hAnsi="Calibri Light"/>
                <w:color w:val="000000" w:themeColor="text1"/>
                <w:sz w:val="24"/>
                <w:szCs w:val="24"/>
              </w:rPr>
            </w:pPr>
            <w:ins w:id="242" w:author="Mildred Minaya Morillo" w:date="2021-11-09T12:52:00Z">
              <w:r w:rsidRPr="069FD789">
                <w:rPr>
                  <w:rFonts w:ascii="Calibri Light" w:hAnsi="Calibri Light"/>
                  <w:color w:val="000000" w:themeColor="text1"/>
                  <w:sz w:val="24"/>
                  <w:szCs w:val="24"/>
                </w:rPr>
                <w:t>Lunes a viernes</w:t>
              </w:r>
            </w:ins>
          </w:p>
        </w:tc>
        <w:tc>
          <w:tcPr>
            <w:tcW w:w="2943" w:type="dxa"/>
          </w:tcPr>
          <w:p w14:paraId="79784924" w14:textId="1A164429" w:rsidR="7460EE64" w:rsidRDefault="7460EE64" w:rsidP="069FD789">
            <w:pPr>
              <w:spacing w:after="160" w:line="276" w:lineRule="auto"/>
              <w:jc w:val="both"/>
              <w:rPr>
                <w:rFonts w:ascii="Calibri Light" w:hAnsi="Calibri Light"/>
                <w:color w:val="000000" w:themeColor="text1"/>
                <w:sz w:val="24"/>
                <w:szCs w:val="24"/>
              </w:rPr>
            </w:pPr>
            <w:ins w:id="243" w:author="Mildred Minaya Morillo" w:date="2021-11-09T12:53:00Z">
              <w:r w:rsidRPr="069FD789">
                <w:rPr>
                  <w:rFonts w:ascii="Calibri Light" w:hAnsi="Calibri Light"/>
                  <w:color w:val="000000" w:themeColor="text1"/>
                  <w:sz w:val="24"/>
                  <w:szCs w:val="24"/>
                </w:rPr>
                <w:t>10:15am</w:t>
              </w:r>
            </w:ins>
          </w:p>
        </w:tc>
      </w:tr>
      <w:tr w:rsidR="069FD789" w14:paraId="303FD173" w14:textId="77777777" w:rsidTr="069FD789">
        <w:trPr>
          <w:ins w:id="244" w:author="Mildred Minaya Morillo" w:date="2021-11-09T12:44:00Z"/>
        </w:trPr>
        <w:tc>
          <w:tcPr>
            <w:tcW w:w="2942" w:type="dxa"/>
          </w:tcPr>
          <w:p w14:paraId="28867CDF" w14:textId="0ED95AB1" w:rsidR="672DD877" w:rsidRDefault="672DD877" w:rsidP="069FD789">
            <w:pPr>
              <w:spacing w:after="160" w:line="276" w:lineRule="auto"/>
              <w:jc w:val="both"/>
              <w:rPr>
                <w:rFonts w:ascii="Calibri Light" w:hAnsi="Calibri Light"/>
                <w:color w:val="000000" w:themeColor="text1"/>
                <w:sz w:val="24"/>
                <w:szCs w:val="24"/>
              </w:rPr>
            </w:pPr>
            <w:ins w:id="245" w:author="Mildred Minaya Morillo" w:date="2021-11-09T13:29:00Z">
              <w:r w:rsidRPr="069FD789">
                <w:rPr>
                  <w:rFonts w:ascii="Calibri Light" w:hAnsi="Calibri Light"/>
                  <w:color w:val="000000" w:themeColor="text1"/>
                  <w:sz w:val="24"/>
                  <w:szCs w:val="24"/>
                </w:rPr>
                <w:t>YouTube</w:t>
              </w:r>
            </w:ins>
          </w:p>
        </w:tc>
        <w:tc>
          <w:tcPr>
            <w:tcW w:w="2943" w:type="dxa"/>
          </w:tcPr>
          <w:p w14:paraId="356D805A" w14:textId="5EADC4F1" w:rsidR="30760DE2" w:rsidRDefault="30760DE2" w:rsidP="069FD789">
            <w:pPr>
              <w:spacing w:after="160" w:line="276" w:lineRule="auto"/>
              <w:jc w:val="both"/>
              <w:rPr>
                <w:rFonts w:ascii="Calibri Light" w:hAnsi="Calibri Light"/>
                <w:color w:val="000000" w:themeColor="text1"/>
                <w:sz w:val="24"/>
                <w:szCs w:val="24"/>
              </w:rPr>
            </w:pPr>
            <w:ins w:id="246" w:author="Mildred Minaya Morillo" w:date="2021-11-09T12:53:00Z">
              <w:r w:rsidRPr="069FD789">
                <w:rPr>
                  <w:rFonts w:ascii="Calibri Light" w:hAnsi="Calibri Light"/>
                  <w:color w:val="000000" w:themeColor="text1"/>
                  <w:sz w:val="24"/>
                  <w:szCs w:val="24"/>
                </w:rPr>
                <w:t>Semanal</w:t>
              </w:r>
            </w:ins>
          </w:p>
        </w:tc>
        <w:tc>
          <w:tcPr>
            <w:tcW w:w="2943" w:type="dxa"/>
          </w:tcPr>
          <w:p w14:paraId="4BE707A8" w14:textId="3B0CFE39" w:rsidR="5EB9B4F3" w:rsidRDefault="5EB9B4F3" w:rsidP="069FD789">
            <w:pPr>
              <w:spacing w:after="160" w:line="276" w:lineRule="auto"/>
              <w:jc w:val="both"/>
              <w:rPr>
                <w:rFonts w:ascii="Calibri Light" w:hAnsi="Calibri Light"/>
                <w:color w:val="000000" w:themeColor="text1"/>
                <w:sz w:val="24"/>
                <w:szCs w:val="24"/>
              </w:rPr>
            </w:pPr>
            <w:ins w:id="247" w:author="Mildred Minaya Morillo" w:date="2021-11-09T12:53:00Z">
              <w:r w:rsidRPr="069FD789">
                <w:rPr>
                  <w:rFonts w:ascii="Calibri Light" w:hAnsi="Calibri Light"/>
                  <w:color w:val="000000" w:themeColor="text1"/>
                  <w:sz w:val="24"/>
                  <w:szCs w:val="24"/>
                </w:rPr>
                <w:t>10:15am</w:t>
              </w:r>
            </w:ins>
          </w:p>
        </w:tc>
      </w:tr>
    </w:tbl>
    <w:p w14:paraId="2E6BFE53" w14:textId="0E9FA5DB" w:rsidR="00126F14" w:rsidRPr="00126F14" w:rsidRDefault="00126F14" w:rsidP="00126F14">
      <w:pPr>
        <w:spacing w:after="160" w:line="276" w:lineRule="auto"/>
        <w:jc w:val="both"/>
        <w:rPr>
          <w:color w:val="000000" w:themeColor="text1"/>
          <w:w w:val="122"/>
        </w:rPr>
      </w:pPr>
    </w:p>
    <w:p w14:paraId="000877A5" w14:textId="44A351C2" w:rsidR="00B67D88" w:rsidRDefault="00126F14" w:rsidP="00B67D88">
      <w:pPr>
        <w:spacing w:after="160" w:line="276" w:lineRule="auto"/>
        <w:jc w:val="both"/>
        <w:rPr>
          <w:rFonts w:ascii="Calibri Light" w:hAnsi="Calibri Light"/>
          <w:color w:val="000000" w:themeColor="text1"/>
          <w:w w:val="122"/>
          <w:sz w:val="24"/>
          <w:szCs w:val="24"/>
        </w:rPr>
      </w:pPr>
      <w:r w:rsidRPr="4B14EA72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Contando con esta </w:t>
      </w:r>
      <w:r w:rsidR="7A2E00B2" w:rsidRPr="4B14EA72">
        <w:rPr>
          <w:rFonts w:ascii="Calibri Light" w:hAnsi="Calibri Light"/>
          <w:color w:val="000000" w:themeColor="text1"/>
          <w:w w:val="122"/>
          <w:sz w:val="24"/>
          <w:szCs w:val="24"/>
        </w:rPr>
        <w:t>información</w:t>
      </w:r>
      <w:r w:rsidRPr="4B14EA72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 general, el organismo debe </w:t>
      </w:r>
      <w:r w:rsidR="00B67D88" w:rsidRPr="4B14EA72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organizar </w:t>
      </w:r>
      <w:r w:rsidRPr="4B14EA72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previamente en tiempo y actividades las </w:t>
      </w:r>
      <w:r w:rsidR="00B67D88" w:rsidRPr="4B14EA72">
        <w:rPr>
          <w:rFonts w:ascii="Calibri Light" w:hAnsi="Calibri Light"/>
          <w:color w:val="000000" w:themeColor="text1"/>
          <w:w w:val="122"/>
          <w:sz w:val="24"/>
          <w:szCs w:val="24"/>
        </w:rPr>
        <w:t xml:space="preserve">diferentes publicaciones </w:t>
      </w:r>
      <w:r w:rsidRPr="4B14EA72">
        <w:rPr>
          <w:rFonts w:ascii="Calibri Light" w:hAnsi="Calibri Light"/>
          <w:color w:val="000000" w:themeColor="text1"/>
          <w:w w:val="122"/>
          <w:sz w:val="24"/>
          <w:szCs w:val="24"/>
        </w:rPr>
        <w:t>específicas en las redes sociales.</w:t>
      </w:r>
    </w:p>
    <w:p w14:paraId="5FE29EF9" w14:textId="77777777" w:rsidR="00A36C74" w:rsidRPr="006D59E6" w:rsidRDefault="00B67D88" w:rsidP="007062AF">
      <w:pPr>
        <w:spacing w:after="160"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>
        <w:rPr>
          <w:rFonts w:ascii="Calibri Light" w:hAnsi="Calibri Light"/>
          <w:color w:val="000000" w:themeColor="text1"/>
          <w:w w:val="122"/>
          <w:sz w:val="24"/>
        </w:rPr>
        <w:t>Par</w:t>
      </w:r>
      <w:r w:rsidR="00675C33">
        <w:rPr>
          <w:rFonts w:ascii="Calibri Light" w:hAnsi="Calibri Light"/>
          <w:color w:val="000000" w:themeColor="text1"/>
          <w:w w:val="122"/>
          <w:sz w:val="24"/>
        </w:rPr>
        <w:t>a</w:t>
      </w:r>
      <w:r>
        <w:rPr>
          <w:rFonts w:ascii="Calibri Light" w:hAnsi="Calibri Light"/>
          <w:color w:val="000000" w:themeColor="text1"/>
          <w:w w:val="122"/>
          <w:sz w:val="24"/>
        </w:rPr>
        <w:t xml:space="preserve"> evidenciar este punto debe</w:t>
      </w:r>
      <w:r w:rsidR="00126F14">
        <w:rPr>
          <w:rFonts w:ascii="Calibri Light" w:hAnsi="Calibri Light"/>
          <w:color w:val="000000" w:themeColor="text1"/>
          <w:w w:val="122"/>
          <w:sz w:val="24"/>
        </w:rPr>
        <w:t xml:space="preserve">n crear y </w:t>
      </w:r>
      <w:r>
        <w:rPr>
          <w:rFonts w:ascii="Calibri Light" w:hAnsi="Calibri Light"/>
          <w:color w:val="000000" w:themeColor="text1"/>
          <w:w w:val="122"/>
          <w:sz w:val="24"/>
        </w:rPr>
        <w:t>remitir</w:t>
      </w:r>
      <w:r w:rsidR="00126F14">
        <w:rPr>
          <w:rFonts w:ascii="Calibri Light" w:hAnsi="Calibri Light"/>
          <w:color w:val="000000" w:themeColor="text1"/>
          <w:w w:val="122"/>
          <w:sz w:val="24"/>
        </w:rPr>
        <w:t xml:space="preserve"> una</w:t>
      </w:r>
      <w:r>
        <w:rPr>
          <w:rFonts w:ascii="Calibri Light" w:hAnsi="Calibri Light"/>
          <w:color w:val="000000" w:themeColor="text1"/>
          <w:w w:val="122"/>
          <w:sz w:val="24"/>
        </w:rPr>
        <w:t xml:space="preserve"> programación de publicaciones </w:t>
      </w:r>
      <w:r w:rsidR="00675C33">
        <w:rPr>
          <w:rFonts w:ascii="Calibri Light" w:hAnsi="Calibri Light"/>
          <w:color w:val="000000" w:themeColor="text1"/>
          <w:w w:val="122"/>
          <w:sz w:val="24"/>
        </w:rPr>
        <w:t xml:space="preserve">sea en Excel u otro programa que utilicen correspondiente a </w:t>
      </w:r>
      <w:r>
        <w:rPr>
          <w:rFonts w:ascii="Calibri Light" w:hAnsi="Calibri Light"/>
          <w:color w:val="000000" w:themeColor="text1"/>
          <w:w w:val="122"/>
          <w:sz w:val="24"/>
        </w:rPr>
        <w:t xml:space="preserve">un </w:t>
      </w:r>
      <w:r w:rsidR="00675C33">
        <w:rPr>
          <w:rFonts w:ascii="Calibri Light" w:hAnsi="Calibri Light"/>
          <w:color w:val="000000" w:themeColor="text1"/>
          <w:w w:val="122"/>
          <w:sz w:val="24"/>
        </w:rPr>
        <w:t>mes completo, sea el actual, e</w:t>
      </w:r>
      <w:r>
        <w:rPr>
          <w:rFonts w:ascii="Calibri Light" w:hAnsi="Calibri Light"/>
          <w:color w:val="000000" w:themeColor="text1"/>
          <w:w w:val="122"/>
          <w:sz w:val="24"/>
        </w:rPr>
        <w:t xml:space="preserve">l mes pasado o el siguiente y este debe </w:t>
      </w:r>
      <w:r w:rsidRPr="00B67D88">
        <w:rPr>
          <w:rFonts w:ascii="Calibri Light" w:hAnsi="Calibri Light"/>
          <w:color w:val="000000" w:themeColor="text1"/>
          <w:w w:val="122"/>
          <w:sz w:val="24"/>
        </w:rPr>
        <w:t>contener como</w:t>
      </w:r>
      <w:r>
        <w:rPr>
          <w:rFonts w:ascii="Calibri Light" w:hAnsi="Calibri Light"/>
          <w:color w:val="000000" w:themeColor="text1"/>
          <w:w w:val="122"/>
          <w:sz w:val="24"/>
        </w:rPr>
        <w:t xml:space="preserve"> </w:t>
      </w:r>
      <w:r w:rsidR="00DA7ADC">
        <w:rPr>
          <w:rFonts w:ascii="Calibri Light" w:hAnsi="Calibri Light"/>
          <w:color w:val="000000" w:themeColor="text1"/>
          <w:w w:val="122"/>
          <w:sz w:val="24"/>
        </w:rPr>
        <w:t>mínimo los siguientes puntos:</w:t>
      </w:r>
    </w:p>
    <w:p w14:paraId="13F9B2D8" w14:textId="77777777" w:rsidR="00A36C74" w:rsidRPr="006D59E6" w:rsidRDefault="00DA7ADC" w:rsidP="006D59E6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>
        <w:rPr>
          <w:rFonts w:ascii="Calibri Light" w:hAnsi="Calibri Light"/>
          <w:color w:val="000000" w:themeColor="text1"/>
          <w:w w:val="122"/>
          <w:sz w:val="24"/>
        </w:rPr>
        <w:t>R</w:t>
      </w:r>
      <w:r w:rsidR="00A36C74" w:rsidRPr="006D59E6">
        <w:rPr>
          <w:rFonts w:ascii="Calibri Light" w:hAnsi="Calibri Light"/>
          <w:color w:val="000000" w:themeColor="text1"/>
          <w:w w:val="122"/>
          <w:sz w:val="24"/>
        </w:rPr>
        <w:t xml:space="preserve">edes </w:t>
      </w:r>
      <w:r w:rsidR="00FC47F4">
        <w:rPr>
          <w:rFonts w:ascii="Calibri Light" w:hAnsi="Calibri Light"/>
          <w:color w:val="000000" w:themeColor="text1"/>
          <w:w w:val="122"/>
          <w:sz w:val="24"/>
        </w:rPr>
        <w:t>sociales en las que se publicará</w:t>
      </w:r>
      <w:r w:rsidR="00A36C74" w:rsidRPr="006D59E6">
        <w:rPr>
          <w:rFonts w:ascii="Calibri Light" w:hAnsi="Calibri Light"/>
          <w:color w:val="000000" w:themeColor="text1"/>
          <w:w w:val="122"/>
          <w:sz w:val="24"/>
        </w:rPr>
        <w:t xml:space="preserve"> el contenido</w:t>
      </w:r>
    </w:p>
    <w:p w14:paraId="6D4EB74C" w14:textId="77777777" w:rsidR="00A36C74" w:rsidRPr="006D59E6" w:rsidRDefault="00DA7ADC" w:rsidP="006D59E6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>
        <w:rPr>
          <w:rFonts w:ascii="Calibri Light" w:hAnsi="Calibri Light"/>
          <w:color w:val="000000" w:themeColor="text1"/>
          <w:w w:val="122"/>
          <w:sz w:val="24"/>
        </w:rPr>
        <w:t>Horario de publicación</w:t>
      </w:r>
    </w:p>
    <w:p w14:paraId="7FDACC9A" w14:textId="77777777" w:rsidR="00A36C74" w:rsidRPr="006D59E6" w:rsidRDefault="00A36C74" w:rsidP="006D59E6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 w:rsidRPr="006D59E6">
        <w:rPr>
          <w:rFonts w:ascii="Calibri Light" w:hAnsi="Calibri Light"/>
          <w:color w:val="000000" w:themeColor="text1"/>
          <w:w w:val="122"/>
          <w:sz w:val="24"/>
        </w:rPr>
        <w:t>Autor o fuente de publicaciones</w:t>
      </w:r>
    </w:p>
    <w:p w14:paraId="07E822AA" w14:textId="77777777" w:rsidR="00A36C74" w:rsidRDefault="00DA7ADC" w:rsidP="006D59E6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>
        <w:rPr>
          <w:rFonts w:ascii="Calibri Light" w:hAnsi="Calibri Light"/>
          <w:color w:val="000000" w:themeColor="text1"/>
          <w:w w:val="122"/>
          <w:sz w:val="24"/>
        </w:rPr>
        <w:t>Tipo de contenido audiovisual</w:t>
      </w:r>
      <w:r w:rsidR="002E10F7">
        <w:rPr>
          <w:rFonts w:ascii="Calibri Light" w:hAnsi="Calibri Light"/>
          <w:color w:val="000000" w:themeColor="text1"/>
          <w:w w:val="122"/>
          <w:sz w:val="24"/>
        </w:rPr>
        <w:t xml:space="preserve"> según lo especificado en la estrategia</w:t>
      </w:r>
    </w:p>
    <w:p w14:paraId="6F868AD4" w14:textId="77777777" w:rsidR="00DA7ADC" w:rsidRDefault="00DA7ADC" w:rsidP="006D59E6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>
        <w:rPr>
          <w:rFonts w:ascii="Calibri Light" w:hAnsi="Calibri Light"/>
          <w:color w:val="000000" w:themeColor="text1"/>
          <w:w w:val="122"/>
          <w:sz w:val="24"/>
        </w:rPr>
        <w:t>E</w:t>
      </w:r>
      <w:r w:rsidRPr="004D3908">
        <w:rPr>
          <w:rFonts w:ascii="Calibri Light" w:hAnsi="Calibri Light"/>
          <w:color w:val="000000" w:themeColor="text1"/>
          <w:w w:val="122"/>
          <w:sz w:val="24"/>
        </w:rPr>
        <w:t>tiquetas (Hashtags)</w:t>
      </w:r>
      <w:r>
        <w:rPr>
          <w:rFonts w:ascii="Calibri Light" w:hAnsi="Calibri Light"/>
          <w:color w:val="000000" w:themeColor="text1"/>
          <w:w w:val="122"/>
          <w:sz w:val="24"/>
        </w:rPr>
        <w:t xml:space="preserve"> a emplear según lo especificado en la estrategia</w:t>
      </w:r>
    </w:p>
    <w:p w14:paraId="1788D444" w14:textId="77777777" w:rsidR="002E10F7" w:rsidRPr="006D59E6" w:rsidRDefault="002E10F7" w:rsidP="006D59E6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Calibri Light" w:hAnsi="Calibri Light"/>
          <w:color w:val="000000" w:themeColor="text1"/>
          <w:w w:val="122"/>
          <w:sz w:val="24"/>
        </w:rPr>
      </w:pPr>
      <w:r w:rsidRPr="00E44FC2">
        <w:rPr>
          <w:rFonts w:ascii="Calibri Light" w:hAnsi="Calibri Light"/>
          <w:color w:val="000000" w:themeColor="text1"/>
          <w:w w:val="122"/>
          <w:sz w:val="24"/>
        </w:rPr>
        <w:t>Clasificación de</w:t>
      </w:r>
      <w:r>
        <w:rPr>
          <w:rFonts w:ascii="Calibri Light" w:hAnsi="Calibri Light"/>
          <w:color w:val="000000" w:themeColor="text1"/>
          <w:w w:val="122"/>
          <w:sz w:val="24"/>
        </w:rPr>
        <w:t>l</w:t>
      </w:r>
      <w:r w:rsidRPr="00E44FC2">
        <w:rPr>
          <w:rFonts w:ascii="Calibri Light" w:hAnsi="Calibri Light"/>
          <w:color w:val="000000" w:themeColor="text1"/>
          <w:w w:val="122"/>
          <w:sz w:val="24"/>
        </w:rPr>
        <w:t xml:space="preserve"> contenido</w:t>
      </w:r>
    </w:p>
    <w:p w14:paraId="7743E1E2" w14:textId="77777777" w:rsidR="00920FCB" w:rsidRPr="006D59E6" w:rsidRDefault="00920FCB" w:rsidP="006D59E6">
      <w:pPr>
        <w:spacing w:line="276" w:lineRule="auto"/>
        <w:rPr>
          <w:rFonts w:ascii="Calibri Light" w:hAnsi="Calibri Light"/>
          <w:color w:val="000000" w:themeColor="text1"/>
          <w:w w:val="122"/>
          <w:sz w:val="24"/>
        </w:rPr>
      </w:pPr>
    </w:p>
    <w:p w14:paraId="023D8940" w14:textId="77777777" w:rsidR="00920FCB" w:rsidRPr="006D59E6" w:rsidRDefault="00920FCB" w:rsidP="006D59E6">
      <w:pPr>
        <w:spacing w:line="276" w:lineRule="auto"/>
        <w:rPr>
          <w:rFonts w:ascii="Calibri Light" w:eastAsiaTheme="minorHAnsi" w:hAnsi="Calibri Light"/>
          <w:color w:val="000000" w:themeColor="text1"/>
          <w:sz w:val="24"/>
          <w:szCs w:val="24"/>
        </w:rPr>
      </w:pPr>
    </w:p>
    <w:p w14:paraId="0DC71054" w14:textId="77777777" w:rsidR="00C35F5A" w:rsidRDefault="00C35F5A" w:rsidP="006D59E6">
      <w:pPr>
        <w:spacing w:line="276" w:lineRule="auto"/>
        <w:jc w:val="both"/>
        <w:rPr>
          <w:rFonts w:ascii="Calibri Light" w:hAnsi="Calibri Light" w:cs="Arial"/>
          <w:b/>
          <w:color w:val="000000" w:themeColor="text1"/>
          <w:w w:val="122"/>
          <w:sz w:val="28"/>
        </w:rPr>
      </w:pPr>
      <w:r w:rsidRPr="00021584">
        <w:rPr>
          <w:rFonts w:ascii="Calibri Light" w:hAnsi="Calibri Light" w:cs="Arial"/>
          <w:b/>
          <w:color w:val="000000" w:themeColor="text1"/>
          <w:w w:val="122"/>
          <w:sz w:val="28"/>
        </w:rPr>
        <w:t>Metodología de Medición de Resultados</w:t>
      </w:r>
    </w:p>
    <w:p w14:paraId="28CA2336" w14:textId="77777777" w:rsidR="00C35F5A" w:rsidRDefault="007D2B2A" w:rsidP="007D2B2A">
      <w:pPr>
        <w:spacing w:line="276" w:lineRule="auto"/>
        <w:jc w:val="both"/>
        <w:rPr>
          <w:del w:id="248" w:author="Mildred Minaya Morillo" w:date="2021-11-09T12:56:00Z"/>
          <w:rFonts w:ascii="Calibri Light" w:hAnsi="Calibri Light" w:cs="Arial"/>
          <w:color w:val="000000" w:themeColor="text1"/>
          <w:w w:val="122"/>
          <w:sz w:val="24"/>
          <w:szCs w:val="24"/>
        </w:rPr>
      </w:pPr>
      <w:del w:id="249" w:author="Mildred Minaya Morillo" w:date="2021-11-09T12:56:00Z">
        <w:r w:rsidRPr="069FD789">
          <w:rPr>
            <w:rFonts w:ascii="Calibri Light" w:hAnsi="Calibri Light" w:cs="Arial"/>
            <w:color w:val="000000" w:themeColor="text1"/>
            <w:sz w:val="24"/>
            <w:szCs w:val="24"/>
          </w:rPr>
          <w:delText>En donde el organismo fije la metodología y parámetros para la medición periódica de los resultados obtenidos en base a las estrategias establecidas en este plan.</w:delText>
        </w:r>
      </w:del>
    </w:p>
    <w:p w14:paraId="6DB59E0A" w14:textId="77777777" w:rsidR="005A3ED9" w:rsidRDefault="005A3ED9" w:rsidP="007D2B2A">
      <w:pPr>
        <w:spacing w:line="276" w:lineRule="auto"/>
        <w:jc w:val="both"/>
        <w:rPr>
          <w:del w:id="250" w:author="Mildred Minaya Morillo" w:date="2021-11-09T12:56:00Z"/>
          <w:rFonts w:ascii="Calibri Light" w:hAnsi="Calibri Light" w:cs="Arial"/>
          <w:color w:val="000000" w:themeColor="text1"/>
          <w:w w:val="122"/>
          <w:sz w:val="24"/>
          <w:szCs w:val="24"/>
        </w:rPr>
      </w:pPr>
    </w:p>
    <w:p w14:paraId="6B7CD426" w14:textId="77777777" w:rsidR="005A3ED9" w:rsidRPr="007D2B2A" w:rsidRDefault="005A3ED9" w:rsidP="005A3ED9">
      <w:pPr>
        <w:spacing w:line="276" w:lineRule="auto"/>
        <w:jc w:val="both"/>
        <w:rPr>
          <w:ins w:id="251" w:author="Mildred Minaya Morillo" w:date="2021-11-09T12:57:00Z"/>
          <w:rFonts w:ascii="Calibri Light" w:hAnsi="Calibri Light" w:cs="Arial"/>
          <w:color w:val="000000" w:themeColor="text1"/>
          <w:w w:val="122"/>
          <w:sz w:val="24"/>
          <w:szCs w:val="24"/>
        </w:rPr>
      </w:pPr>
      <w:del w:id="252" w:author="Mildred Minaya Morillo" w:date="2021-11-09T12:56:00Z">
        <w:r w:rsidRPr="069FD789">
          <w:rPr>
            <w:rFonts w:ascii="Calibri Light" w:hAnsi="Calibri Light" w:cs="Arial"/>
            <w:color w:val="000000" w:themeColor="text1"/>
            <w:sz w:val="24"/>
            <w:szCs w:val="24"/>
          </w:rPr>
          <w:delText>La medición de estos resultados debe realizarse a períodos de tiempo planificados, de manera que se puedan evaluar y realizar los ajustes de lugar al Plan de Medios Sociales y sus componentes, dejando evidencia de todos estos análisis y modificaciones para futuras referencias y recertificaciones.</w:delText>
        </w:r>
      </w:del>
    </w:p>
    <w:p w14:paraId="3C223FA6" w14:textId="3D2C2E86" w:rsidR="069FD789" w:rsidRDefault="069FD789" w:rsidP="069FD789">
      <w:pPr>
        <w:spacing w:line="276" w:lineRule="auto"/>
        <w:jc w:val="both"/>
        <w:rPr>
          <w:ins w:id="253" w:author="Mildred Minaya Morillo" w:date="2021-11-09T12:57:00Z"/>
          <w:color w:val="000000" w:themeColor="text1"/>
        </w:rPr>
      </w:pPr>
    </w:p>
    <w:p w14:paraId="6FB42342" w14:textId="03C01B01" w:rsidR="27C87332" w:rsidRDefault="27C87332" w:rsidP="069FD789">
      <w:pPr>
        <w:spacing w:line="276" w:lineRule="auto"/>
        <w:jc w:val="both"/>
        <w:rPr>
          <w:del w:id="254" w:author="Mildred Minaya Morillo" w:date="2021-11-09T12:56:00Z"/>
          <w:rFonts w:ascii="Calibri Light" w:hAnsi="Calibri Light" w:cs="Arial"/>
          <w:color w:val="000000" w:themeColor="text1"/>
          <w:sz w:val="24"/>
          <w:szCs w:val="24"/>
        </w:rPr>
      </w:pPr>
      <w:ins w:id="255" w:author="Mildred Minaya Morillo" w:date="2021-11-09T12:57:00Z">
        <w:r w:rsidRPr="069FD789">
          <w:rPr>
            <w:rFonts w:ascii="Calibri Light" w:hAnsi="Calibri Light" w:cs="Arial"/>
            <w:color w:val="000000" w:themeColor="text1"/>
            <w:sz w:val="24"/>
            <w:szCs w:val="24"/>
          </w:rPr>
          <w:t xml:space="preserve">Cada </w:t>
        </w:r>
      </w:ins>
      <w:ins w:id="256" w:author="Mildred Minaya Morillo" w:date="2021-11-09T13:29:00Z">
        <w:r w:rsidR="0D1C51FB" w:rsidRPr="069FD789">
          <w:rPr>
            <w:rFonts w:ascii="Calibri Light" w:hAnsi="Calibri Light" w:cs="Arial"/>
            <w:color w:val="000000" w:themeColor="text1"/>
            <w:sz w:val="24"/>
            <w:szCs w:val="24"/>
          </w:rPr>
          <w:t>tres</w:t>
        </w:r>
      </w:ins>
      <w:ins w:id="257" w:author="Mildred Minaya Morillo" w:date="2021-11-09T12:57:00Z">
        <w:r w:rsidRPr="069FD789">
          <w:rPr>
            <w:rFonts w:ascii="Calibri Light" w:hAnsi="Calibri Light" w:cs="Arial"/>
            <w:color w:val="000000" w:themeColor="text1"/>
            <w:sz w:val="24"/>
            <w:szCs w:val="24"/>
          </w:rPr>
          <w:t xml:space="preserve"> meses se realizará la medición periódica de los resultados a través de las herramientas ofrecidas por las </w:t>
        </w:r>
      </w:ins>
      <w:ins w:id="258" w:author="Mildred Minaya Morillo" w:date="2021-11-09T12:58:00Z">
        <w:r w:rsidRPr="069FD789">
          <w:rPr>
            <w:rFonts w:ascii="Calibri Light" w:hAnsi="Calibri Light" w:cs="Arial"/>
            <w:color w:val="000000" w:themeColor="text1"/>
            <w:sz w:val="24"/>
            <w:szCs w:val="24"/>
          </w:rPr>
          <w:t xml:space="preserve">mismas redes sociales, en donde se </w:t>
        </w:r>
        <w:r w:rsidR="5F2DBE0F" w:rsidRPr="069FD789">
          <w:rPr>
            <w:rFonts w:ascii="Calibri Light" w:hAnsi="Calibri Light" w:cs="Arial"/>
            <w:color w:val="000000" w:themeColor="text1"/>
            <w:sz w:val="24"/>
            <w:szCs w:val="24"/>
          </w:rPr>
          <w:t>muestra el estado de resultado estadístico del funcionamiento de la red social. A partir de estos, se realizarán reformas al Plan de Medios Sociales y se establecerán nuevas estrategias para l</w:t>
        </w:r>
      </w:ins>
      <w:ins w:id="259" w:author="Mildred Minaya Morillo" w:date="2021-11-09T12:59:00Z">
        <w:r w:rsidR="5F2DBE0F" w:rsidRPr="069FD789">
          <w:rPr>
            <w:rFonts w:ascii="Calibri Light" w:hAnsi="Calibri Light" w:cs="Arial"/>
            <w:color w:val="000000" w:themeColor="text1"/>
            <w:sz w:val="24"/>
            <w:szCs w:val="24"/>
          </w:rPr>
          <w:t xml:space="preserve">ograr los objetivos que </w:t>
        </w:r>
        <w:r w:rsidR="306D5130" w:rsidRPr="069FD789">
          <w:rPr>
            <w:rFonts w:ascii="Calibri Light" w:hAnsi="Calibri Light" w:cs="Arial"/>
            <w:color w:val="000000" w:themeColor="text1"/>
            <w:sz w:val="24"/>
            <w:szCs w:val="24"/>
          </w:rPr>
          <w:t>se quieren con ellas.</w:t>
        </w:r>
      </w:ins>
    </w:p>
    <w:p w14:paraId="2EE3B303" w14:textId="76C47E13" w:rsidR="006D59E6" w:rsidRDefault="006D59E6" w:rsidP="006D59E6">
      <w:pPr>
        <w:spacing w:line="276" w:lineRule="auto"/>
        <w:jc w:val="both"/>
        <w:rPr>
          <w:rFonts w:ascii="Calibri Light" w:hAnsi="Calibri Light" w:cs="Arial"/>
          <w:b/>
          <w:color w:val="000000" w:themeColor="text1"/>
          <w:w w:val="122"/>
          <w:sz w:val="24"/>
          <w:szCs w:val="24"/>
        </w:rPr>
      </w:pPr>
    </w:p>
    <w:p w14:paraId="705741A5" w14:textId="77777777" w:rsidR="006D59E6" w:rsidRDefault="006D59E6" w:rsidP="006D59E6">
      <w:pPr>
        <w:spacing w:line="276" w:lineRule="auto"/>
        <w:jc w:val="both"/>
        <w:rPr>
          <w:rFonts w:ascii="Calibri Light" w:hAnsi="Calibri Light" w:cs="Arial"/>
          <w:b/>
          <w:color w:val="000000" w:themeColor="text1"/>
          <w:w w:val="122"/>
          <w:sz w:val="24"/>
        </w:rPr>
      </w:pPr>
    </w:p>
    <w:p w14:paraId="5E7E42B0" w14:textId="77777777" w:rsidR="00C35F5A" w:rsidRDefault="008421A5" w:rsidP="006D59E6">
      <w:pPr>
        <w:spacing w:line="276" w:lineRule="auto"/>
        <w:jc w:val="both"/>
        <w:rPr>
          <w:rFonts w:ascii="Calibri Light" w:hAnsi="Calibri Light" w:cs="Arial"/>
          <w:b/>
          <w:color w:val="000000" w:themeColor="text1"/>
          <w:w w:val="122"/>
          <w:sz w:val="28"/>
        </w:rPr>
      </w:pPr>
      <w:r>
        <w:rPr>
          <w:rFonts w:ascii="Calibri Light" w:hAnsi="Calibri Light" w:cs="Arial"/>
          <w:b/>
          <w:color w:val="000000" w:themeColor="text1"/>
          <w:w w:val="122"/>
          <w:sz w:val="28"/>
        </w:rPr>
        <w:t>F</w:t>
      </w:r>
      <w:r w:rsidR="00C35F5A" w:rsidRPr="00021584">
        <w:rPr>
          <w:rFonts w:ascii="Calibri Light" w:hAnsi="Calibri Light" w:cs="Arial"/>
          <w:b/>
          <w:color w:val="000000" w:themeColor="text1"/>
          <w:w w:val="122"/>
          <w:sz w:val="28"/>
        </w:rPr>
        <w:t>lujograma de Publicación de Contenido</w:t>
      </w:r>
    </w:p>
    <w:p w14:paraId="2CD13B92" w14:textId="77777777" w:rsidR="00920FCB" w:rsidRDefault="006D59E6" w:rsidP="006D59E6">
      <w:pPr>
        <w:spacing w:line="276" w:lineRule="auto"/>
        <w:jc w:val="both"/>
        <w:rPr>
          <w:del w:id="260" w:author="Mildred Minaya Morillo" w:date="2021-11-09T13:28:00Z"/>
          <w:rFonts w:ascii="Calibri Light" w:hAnsi="Calibri Light"/>
          <w:b/>
          <w:color w:val="000000" w:themeColor="text1"/>
          <w:w w:val="122"/>
          <w:sz w:val="24"/>
          <w:szCs w:val="24"/>
        </w:rPr>
      </w:pPr>
      <w:del w:id="261" w:author="Mildred Minaya Morillo" w:date="2021-11-09T13:28:00Z"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lastRenderedPageBreak/>
          <w:delText xml:space="preserve">En donde la institución </w:delText>
        </w:r>
        <w:r w:rsidR="00206B34" w:rsidRPr="069FD789">
          <w:rPr>
            <w:rFonts w:ascii="Calibri Light" w:hAnsi="Calibri Light"/>
            <w:color w:val="000000" w:themeColor="text1"/>
            <w:sz w:val="24"/>
            <w:szCs w:val="24"/>
          </w:rPr>
          <w:delText xml:space="preserve">represente gráficamente </w:delText>
        </w:r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delText xml:space="preserve">el procedimiento interno a seguir </w:delText>
        </w:r>
        <w:r w:rsidR="00C5028E" w:rsidRPr="069FD789">
          <w:rPr>
            <w:rFonts w:ascii="Calibri Light" w:hAnsi="Calibri Light"/>
            <w:color w:val="000000" w:themeColor="text1"/>
            <w:sz w:val="24"/>
            <w:szCs w:val="24"/>
          </w:rPr>
          <w:delText xml:space="preserve">por los roles </w:delText>
        </w:r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delText xml:space="preserve">para la </w:delText>
        </w:r>
        <w:r w:rsidR="00C5028E" w:rsidRPr="069FD789">
          <w:rPr>
            <w:rFonts w:ascii="Calibri Light" w:hAnsi="Calibri Light"/>
            <w:color w:val="000000" w:themeColor="text1"/>
            <w:sz w:val="24"/>
            <w:szCs w:val="24"/>
          </w:rPr>
          <w:delText xml:space="preserve">creación y </w:delText>
        </w:r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delText xml:space="preserve">publicación de contenido en </w:delText>
        </w:r>
        <w:r w:rsidR="00C5028E" w:rsidRPr="069FD789">
          <w:rPr>
            <w:rFonts w:ascii="Calibri Light" w:hAnsi="Calibri Light"/>
            <w:color w:val="000000" w:themeColor="text1"/>
            <w:sz w:val="24"/>
            <w:szCs w:val="24"/>
          </w:rPr>
          <w:delText xml:space="preserve">las redes </w:delText>
        </w:r>
        <w:r w:rsidRPr="069FD789">
          <w:rPr>
            <w:rFonts w:ascii="Calibri Light" w:hAnsi="Calibri Light"/>
            <w:color w:val="000000" w:themeColor="text1"/>
            <w:sz w:val="24"/>
            <w:szCs w:val="24"/>
          </w:rPr>
          <w:delText xml:space="preserve">sociales, el cual debe realizarse a través de un flujo. Verificar como se muestra en el anexo. </w:delText>
        </w:r>
        <w:r w:rsidR="0015209E" w:rsidRPr="069FD789">
          <w:rPr>
            <w:rFonts w:ascii="Calibri Light" w:hAnsi="Calibri Light"/>
            <w:b/>
            <w:color w:val="000000" w:themeColor="text1"/>
            <w:sz w:val="24"/>
            <w:szCs w:val="24"/>
          </w:rPr>
          <w:delText>A</w:delText>
        </w:r>
        <w:r w:rsidRPr="069FD789">
          <w:rPr>
            <w:rFonts w:ascii="Calibri Light" w:hAnsi="Calibri Light"/>
            <w:b/>
            <w:color w:val="000000" w:themeColor="text1"/>
            <w:sz w:val="24"/>
            <w:szCs w:val="24"/>
          </w:rPr>
          <w:delText>. Flujo para</w:delText>
        </w:r>
        <w:r w:rsidR="0015209E" w:rsidRPr="069FD789">
          <w:rPr>
            <w:rFonts w:ascii="Calibri Light" w:hAnsi="Calibri Light"/>
            <w:b/>
            <w:color w:val="000000" w:themeColor="text1"/>
            <w:sz w:val="24"/>
            <w:szCs w:val="24"/>
          </w:rPr>
          <w:delText xml:space="preserve"> publicación de contenido en las redes sociales </w:delText>
        </w:r>
        <w:r w:rsidRPr="069FD789">
          <w:rPr>
            <w:rFonts w:ascii="Calibri Light" w:hAnsi="Calibri Light"/>
            <w:b/>
            <w:color w:val="000000" w:themeColor="text1"/>
            <w:sz w:val="24"/>
            <w:szCs w:val="24"/>
          </w:rPr>
          <w:delText>y el procedimiento</w:delText>
        </w:r>
      </w:del>
      <w:del w:id="262" w:author="Mildred Minaya Morillo" w:date="2021-11-09T13:27:00Z">
        <w:r w:rsidRPr="069FD789">
          <w:rPr>
            <w:rFonts w:ascii="Calibri Light" w:hAnsi="Calibri Light"/>
            <w:b/>
            <w:color w:val="000000" w:themeColor="text1"/>
            <w:sz w:val="24"/>
            <w:szCs w:val="24"/>
          </w:rPr>
          <w:delText xml:space="preserve"> </w:delText>
        </w:r>
      </w:del>
      <w:del w:id="263" w:author="Mildred Minaya Morillo" w:date="2021-11-09T13:28:00Z">
        <w:r w:rsidRPr="069FD789">
          <w:rPr>
            <w:rFonts w:ascii="Calibri Light" w:hAnsi="Calibri Light"/>
            <w:b/>
            <w:color w:val="000000" w:themeColor="text1"/>
            <w:sz w:val="24"/>
            <w:szCs w:val="24"/>
          </w:rPr>
          <w:delText xml:space="preserve"> que debe agotarse en la sección 2.03</w:delText>
        </w:r>
        <w:r w:rsidR="0015209E" w:rsidRPr="069FD789">
          <w:rPr>
            <w:rFonts w:ascii="Calibri Light" w:hAnsi="Calibri Light"/>
            <w:b/>
            <w:color w:val="000000" w:themeColor="text1"/>
            <w:sz w:val="24"/>
            <w:szCs w:val="24"/>
          </w:rPr>
          <w:delText>.b</w:delText>
        </w:r>
        <w:r w:rsidRPr="069FD789">
          <w:rPr>
            <w:rFonts w:ascii="Calibri Light" w:hAnsi="Calibri Light"/>
            <w:b/>
            <w:color w:val="000000" w:themeColor="text1"/>
            <w:sz w:val="24"/>
            <w:szCs w:val="24"/>
          </w:rPr>
          <w:delText xml:space="preserve"> de la normativa.</w:delText>
        </w:r>
      </w:del>
    </w:p>
    <w:p w14:paraId="71E71D83" w14:textId="77777777" w:rsidR="00206B34" w:rsidRDefault="00206B34" w:rsidP="006D59E6">
      <w:pPr>
        <w:spacing w:line="276" w:lineRule="auto"/>
        <w:jc w:val="both"/>
        <w:rPr>
          <w:del w:id="264" w:author="Mildred Minaya Morillo" w:date="2021-11-09T13:28:00Z"/>
          <w:rFonts w:ascii="Calibri Light" w:hAnsi="Calibri Light"/>
          <w:b/>
          <w:color w:val="000000" w:themeColor="text1"/>
          <w:w w:val="122"/>
          <w:sz w:val="24"/>
          <w:szCs w:val="24"/>
        </w:rPr>
      </w:pPr>
    </w:p>
    <w:p w14:paraId="4A6423C0" w14:textId="4E011A54" w:rsidR="00206B34" w:rsidRPr="006D59E6" w:rsidRDefault="641C470F">
      <w:pPr>
        <w:spacing w:line="276" w:lineRule="auto"/>
        <w:jc w:val="center"/>
        <w:rPr>
          <w:rFonts w:ascii="Calibri Light" w:hAnsi="Calibri Light"/>
          <w:color w:val="000000" w:themeColor="text1"/>
          <w:w w:val="122"/>
          <w:sz w:val="24"/>
          <w:szCs w:val="24"/>
        </w:rPr>
        <w:pPrChange w:id="265" w:author="Mildred Minaya Morillo" w:date="2021-11-09T20:12:00Z">
          <w:pPr>
            <w:spacing w:line="276" w:lineRule="auto"/>
            <w:jc w:val="both"/>
          </w:pPr>
        </w:pPrChange>
      </w:pPr>
      <w:ins w:id="266" w:author="Mildred Minaya Morillo" w:date="2021-11-09T13:28:00Z">
        <w:r>
          <w:rPr>
            <w:noProof/>
          </w:rPr>
          <w:drawing>
            <wp:inline distT="0" distB="0" distL="0" distR="0" wp14:anchorId="325E061A" wp14:editId="59BE3430">
              <wp:extent cx="5004897" cy="6277046"/>
              <wp:effectExtent l="0" t="0" r="0" b="0"/>
              <wp:docPr id="531469865" name="Picture 53146986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23750" t="14555" r="26250" b="43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04897" cy="627704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sectPr w:rsidR="00206B34" w:rsidRPr="006D59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intelligence.xml><?xml version="1.0" encoding="utf-8"?>
<int:Intelligence xmlns:int="http://schemas.microsoft.com/office/intelligence/2019/intelligence">
  <int:IntelligenceSettings/>
  <int:Manifest>
    <int:ParagraphRange paragraphId="1680068715" textId="1179872455" start="126" length="4" invalidationStart="126" invalidationLength="4" id="e1TjND5m"/>
    <int:ParagraphRange paragraphId="691691981" textId="604826785" start="143" length="4" invalidationStart="143" invalidationLength="4" id="ZoisuIPu"/>
    <int:ParagraphRange paragraphId="946420155" textId="2120652010" start="62" length="9" invalidationStart="62" invalidationLength="9" id="i8KD5PC6"/>
    <int:WordHash hashCode="lz8wd9IL1HJ+Zz" id="a2CTOmH3"/>
    <int:WordHash hashCode="xOt9f+o8YqjbcH" id="ZrefT7oL"/>
    <int:WordHash hashCode="IjaChaTLpcKGYV" id="AO7lghqL"/>
    <int:WordHash hashCode="jXYkly0hwnU5bq" id="1wAZYfhr"/>
    <int:WordHash hashCode="rsujNehMqeOit5" id="uAsNwscR"/>
    <int:ParagraphRange paragraphId="1210667862" textId="2036730557" start="1" length="7" invalidationStart="1" invalidationLength="7" id="5nQWh0IM"/>
    <int:ParagraphRange paragraphId="1661876594" textId="825039052" start="1" length="7" invalidationStart="1" invalidationLength="7" id="ZpocHsrl"/>
    <int:ParagraphRange paragraphId="844575519" textId="1773298031" start="1" length="7" invalidationStart="1" invalidationLength="7" id="GTV9UEU6"/>
  </int:Manifest>
  <int:Observations>
    <int:Content id="e1TjND5m">
      <int:Rejection type="LegacyProofing"/>
    </int:Content>
    <int:Content id="ZoisuIPu">
      <int:Rejection type="LegacyProofing"/>
    </int:Content>
    <int:Content id="i8KD5PC6">
      <int:Rejection type="LegacyProofing"/>
    </int:Content>
    <int:Content id="a2CTOmH3">
      <int:Rejection type="LegacyProofing"/>
    </int:Content>
    <int:Content id="ZrefT7oL">
      <int:Rejection type="LegacyProofing"/>
    </int:Content>
    <int:Content id="AO7lghqL">
      <int:Rejection type="LegacyProofing"/>
    </int:Content>
    <int:Content id="1wAZYfhr">
      <int:Rejection type="LegacyProofing"/>
    </int:Content>
    <int:Content id="uAsNwscR">
      <int:Rejection type="LegacyProofing"/>
    </int:Content>
    <int:Content id="5nQWh0IM">
      <int:Rejection type="LegacyProofing"/>
    </int:Content>
    <int:Content id="ZpocHsrl">
      <int:Rejection type="LegacyProofing"/>
    </int:Content>
    <int:Content id="GTV9UEU6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0BE3"/>
    <w:multiLevelType w:val="hybridMultilevel"/>
    <w:tmpl w:val="6D1668BE"/>
    <w:lvl w:ilvl="0" w:tplc="E6B41F2A">
      <w:start w:val="9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A5F64"/>
    <w:multiLevelType w:val="hybridMultilevel"/>
    <w:tmpl w:val="787CD20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80D1A"/>
    <w:multiLevelType w:val="hybridMultilevel"/>
    <w:tmpl w:val="FFFFFFFF"/>
    <w:lvl w:ilvl="0" w:tplc="84A42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CA0C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2AB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109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80DF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366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502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B821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A74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03968"/>
    <w:multiLevelType w:val="hybridMultilevel"/>
    <w:tmpl w:val="FFFFFFFF"/>
    <w:lvl w:ilvl="0" w:tplc="197C1E62">
      <w:start w:val="1"/>
      <w:numFmt w:val="decimal"/>
      <w:lvlText w:val="%1."/>
      <w:lvlJc w:val="left"/>
      <w:pPr>
        <w:ind w:left="720" w:hanging="360"/>
      </w:pPr>
    </w:lvl>
    <w:lvl w:ilvl="1" w:tplc="147884D2">
      <w:start w:val="1"/>
      <w:numFmt w:val="lowerLetter"/>
      <w:lvlText w:val="%2."/>
      <w:lvlJc w:val="left"/>
      <w:pPr>
        <w:ind w:left="1440" w:hanging="360"/>
      </w:pPr>
    </w:lvl>
    <w:lvl w:ilvl="2" w:tplc="13B69F90">
      <w:start w:val="1"/>
      <w:numFmt w:val="lowerRoman"/>
      <w:lvlText w:val="%3."/>
      <w:lvlJc w:val="right"/>
      <w:pPr>
        <w:ind w:left="2160" w:hanging="180"/>
      </w:pPr>
    </w:lvl>
    <w:lvl w:ilvl="3" w:tplc="05BAFF1A">
      <w:start w:val="1"/>
      <w:numFmt w:val="decimal"/>
      <w:lvlText w:val="%4."/>
      <w:lvlJc w:val="left"/>
      <w:pPr>
        <w:ind w:left="2880" w:hanging="360"/>
      </w:pPr>
    </w:lvl>
    <w:lvl w:ilvl="4" w:tplc="26E807E4">
      <w:start w:val="1"/>
      <w:numFmt w:val="lowerLetter"/>
      <w:lvlText w:val="%5."/>
      <w:lvlJc w:val="left"/>
      <w:pPr>
        <w:ind w:left="3600" w:hanging="360"/>
      </w:pPr>
    </w:lvl>
    <w:lvl w:ilvl="5" w:tplc="299A5DCE">
      <w:start w:val="1"/>
      <w:numFmt w:val="lowerRoman"/>
      <w:lvlText w:val="%6."/>
      <w:lvlJc w:val="right"/>
      <w:pPr>
        <w:ind w:left="4320" w:hanging="180"/>
      </w:pPr>
    </w:lvl>
    <w:lvl w:ilvl="6" w:tplc="38625098">
      <w:start w:val="1"/>
      <w:numFmt w:val="decimal"/>
      <w:lvlText w:val="%7."/>
      <w:lvlJc w:val="left"/>
      <w:pPr>
        <w:ind w:left="5040" w:hanging="360"/>
      </w:pPr>
    </w:lvl>
    <w:lvl w:ilvl="7" w:tplc="442EEF30">
      <w:start w:val="1"/>
      <w:numFmt w:val="lowerLetter"/>
      <w:lvlText w:val="%8."/>
      <w:lvlJc w:val="left"/>
      <w:pPr>
        <w:ind w:left="5760" w:hanging="360"/>
      </w:pPr>
    </w:lvl>
    <w:lvl w:ilvl="8" w:tplc="8CA664C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26438"/>
    <w:multiLevelType w:val="hybridMultilevel"/>
    <w:tmpl w:val="FFFFFFFF"/>
    <w:lvl w:ilvl="0" w:tplc="1474F166">
      <w:start w:val="1"/>
      <w:numFmt w:val="decimal"/>
      <w:lvlText w:val="%1."/>
      <w:lvlJc w:val="left"/>
      <w:pPr>
        <w:ind w:left="720" w:hanging="360"/>
      </w:pPr>
    </w:lvl>
    <w:lvl w:ilvl="1" w:tplc="7C962344">
      <w:start w:val="1"/>
      <w:numFmt w:val="lowerLetter"/>
      <w:lvlText w:val="%2."/>
      <w:lvlJc w:val="left"/>
      <w:pPr>
        <w:ind w:left="1440" w:hanging="360"/>
      </w:pPr>
    </w:lvl>
    <w:lvl w:ilvl="2" w:tplc="3AECECF8">
      <w:start w:val="1"/>
      <w:numFmt w:val="lowerRoman"/>
      <w:lvlText w:val="%3."/>
      <w:lvlJc w:val="right"/>
      <w:pPr>
        <w:ind w:left="2160" w:hanging="180"/>
      </w:pPr>
    </w:lvl>
    <w:lvl w:ilvl="3" w:tplc="AA5ABFCA">
      <w:start w:val="1"/>
      <w:numFmt w:val="decimal"/>
      <w:lvlText w:val="%4."/>
      <w:lvlJc w:val="left"/>
      <w:pPr>
        <w:ind w:left="2880" w:hanging="360"/>
      </w:pPr>
    </w:lvl>
    <w:lvl w:ilvl="4" w:tplc="321CB128">
      <w:start w:val="1"/>
      <w:numFmt w:val="lowerLetter"/>
      <w:lvlText w:val="%5."/>
      <w:lvlJc w:val="left"/>
      <w:pPr>
        <w:ind w:left="3600" w:hanging="360"/>
      </w:pPr>
    </w:lvl>
    <w:lvl w:ilvl="5" w:tplc="CD84DA7E">
      <w:start w:val="1"/>
      <w:numFmt w:val="lowerRoman"/>
      <w:lvlText w:val="%6."/>
      <w:lvlJc w:val="right"/>
      <w:pPr>
        <w:ind w:left="4320" w:hanging="180"/>
      </w:pPr>
    </w:lvl>
    <w:lvl w:ilvl="6" w:tplc="C9183636">
      <w:start w:val="1"/>
      <w:numFmt w:val="decimal"/>
      <w:lvlText w:val="%7."/>
      <w:lvlJc w:val="left"/>
      <w:pPr>
        <w:ind w:left="5040" w:hanging="360"/>
      </w:pPr>
    </w:lvl>
    <w:lvl w:ilvl="7" w:tplc="32181344">
      <w:start w:val="1"/>
      <w:numFmt w:val="lowerLetter"/>
      <w:lvlText w:val="%8."/>
      <w:lvlJc w:val="left"/>
      <w:pPr>
        <w:ind w:left="5760" w:hanging="360"/>
      </w:pPr>
    </w:lvl>
    <w:lvl w:ilvl="8" w:tplc="6ABC1B7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71B08"/>
    <w:multiLevelType w:val="hybridMultilevel"/>
    <w:tmpl w:val="526A0866"/>
    <w:lvl w:ilvl="0" w:tplc="1C0A000B">
      <w:start w:val="1"/>
      <w:numFmt w:val="bullet"/>
      <w:lvlText w:val=""/>
      <w:lvlJc w:val="left"/>
      <w:pPr>
        <w:ind w:left="1245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6" w15:restartNumberingAfterBreak="0">
    <w:nsid w:val="15E641DB"/>
    <w:multiLevelType w:val="hybridMultilevel"/>
    <w:tmpl w:val="4F40DCE6"/>
    <w:lvl w:ilvl="0" w:tplc="1C0A0011">
      <w:start w:val="1"/>
      <w:numFmt w:val="decimal"/>
      <w:lvlText w:val="%1)"/>
      <w:lvlJc w:val="left"/>
      <w:pPr>
        <w:ind w:left="1245" w:hanging="360"/>
      </w:pPr>
    </w:lvl>
    <w:lvl w:ilvl="1" w:tplc="1C0A0019" w:tentative="1">
      <w:start w:val="1"/>
      <w:numFmt w:val="lowerLetter"/>
      <w:lvlText w:val="%2."/>
      <w:lvlJc w:val="left"/>
      <w:pPr>
        <w:ind w:left="1965" w:hanging="360"/>
      </w:pPr>
    </w:lvl>
    <w:lvl w:ilvl="2" w:tplc="1C0A001B" w:tentative="1">
      <w:start w:val="1"/>
      <w:numFmt w:val="lowerRoman"/>
      <w:lvlText w:val="%3."/>
      <w:lvlJc w:val="right"/>
      <w:pPr>
        <w:ind w:left="2685" w:hanging="180"/>
      </w:pPr>
    </w:lvl>
    <w:lvl w:ilvl="3" w:tplc="1C0A000F" w:tentative="1">
      <w:start w:val="1"/>
      <w:numFmt w:val="decimal"/>
      <w:lvlText w:val="%4."/>
      <w:lvlJc w:val="left"/>
      <w:pPr>
        <w:ind w:left="3405" w:hanging="360"/>
      </w:pPr>
    </w:lvl>
    <w:lvl w:ilvl="4" w:tplc="1C0A0019" w:tentative="1">
      <w:start w:val="1"/>
      <w:numFmt w:val="lowerLetter"/>
      <w:lvlText w:val="%5."/>
      <w:lvlJc w:val="left"/>
      <w:pPr>
        <w:ind w:left="4125" w:hanging="360"/>
      </w:pPr>
    </w:lvl>
    <w:lvl w:ilvl="5" w:tplc="1C0A001B" w:tentative="1">
      <w:start w:val="1"/>
      <w:numFmt w:val="lowerRoman"/>
      <w:lvlText w:val="%6."/>
      <w:lvlJc w:val="right"/>
      <w:pPr>
        <w:ind w:left="4845" w:hanging="180"/>
      </w:pPr>
    </w:lvl>
    <w:lvl w:ilvl="6" w:tplc="1C0A000F" w:tentative="1">
      <w:start w:val="1"/>
      <w:numFmt w:val="decimal"/>
      <w:lvlText w:val="%7."/>
      <w:lvlJc w:val="left"/>
      <w:pPr>
        <w:ind w:left="5565" w:hanging="360"/>
      </w:pPr>
    </w:lvl>
    <w:lvl w:ilvl="7" w:tplc="1C0A0019" w:tentative="1">
      <w:start w:val="1"/>
      <w:numFmt w:val="lowerLetter"/>
      <w:lvlText w:val="%8."/>
      <w:lvlJc w:val="left"/>
      <w:pPr>
        <w:ind w:left="6285" w:hanging="360"/>
      </w:pPr>
    </w:lvl>
    <w:lvl w:ilvl="8" w:tplc="1C0A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7" w15:restartNumberingAfterBreak="0">
    <w:nsid w:val="1984126F"/>
    <w:multiLevelType w:val="hybridMultilevel"/>
    <w:tmpl w:val="C8D4140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A2FCA"/>
    <w:multiLevelType w:val="hybridMultilevel"/>
    <w:tmpl w:val="CC6A977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6C38F4"/>
    <w:multiLevelType w:val="hybridMultilevel"/>
    <w:tmpl w:val="FFFFFFFF"/>
    <w:lvl w:ilvl="0" w:tplc="29F85F8E">
      <w:start w:val="1"/>
      <w:numFmt w:val="decimal"/>
      <w:lvlText w:val="%1."/>
      <w:lvlJc w:val="left"/>
      <w:pPr>
        <w:ind w:left="720" w:hanging="360"/>
      </w:pPr>
    </w:lvl>
    <w:lvl w:ilvl="1" w:tplc="206AFCF2">
      <w:start w:val="1"/>
      <w:numFmt w:val="lowerLetter"/>
      <w:lvlText w:val="%2."/>
      <w:lvlJc w:val="left"/>
      <w:pPr>
        <w:ind w:left="1440" w:hanging="360"/>
      </w:pPr>
    </w:lvl>
    <w:lvl w:ilvl="2" w:tplc="9A58B794">
      <w:start w:val="1"/>
      <w:numFmt w:val="lowerRoman"/>
      <w:lvlText w:val="%3."/>
      <w:lvlJc w:val="right"/>
      <w:pPr>
        <w:ind w:left="2160" w:hanging="180"/>
      </w:pPr>
    </w:lvl>
    <w:lvl w:ilvl="3" w:tplc="59045074">
      <w:start w:val="1"/>
      <w:numFmt w:val="decimal"/>
      <w:lvlText w:val="%4."/>
      <w:lvlJc w:val="left"/>
      <w:pPr>
        <w:ind w:left="2880" w:hanging="360"/>
      </w:pPr>
    </w:lvl>
    <w:lvl w:ilvl="4" w:tplc="0D0273B4">
      <w:start w:val="1"/>
      <w:numFmt w:val="lowerLetter"/>
      <w:lvlText w:val="%5."/>
      <w:lvlJc w:val="left"/>
      <w:pPr>
        <w:ind w:left="3600" w:hanging="360"/>
      </w:pPr>
    </w:lvl>
    <w:lvl w:ilvl="5" w:tplc="37307C8A">
      <w:start w:val="1"/>
      <w:numFmt w:val="lowerRoman"/>
      <w:lvlText w:val="%6."/>
      <w:lvlJc w:val="right"/>
      <w:pPr>
        <w:ind w:left="4320" w:hanging="180"/>
      </w:pPr>
    </w:lvl>
    <w:lvl w:ilvl="6" w:tplc="4B32294A">
      <w:start w:val="1"/>
      <w:numFmt w:val="decimal"/>
      <w:lvlText w:val="%7."/>
      <w:lvlJc w:val="left"/>
      <w:pPr>
        <w:ind w:left="5040" w:hanging="360"/>
      </w:pPr>
    </w:lvl>
    <w:lvl w:ilvl="7" w:tplc="590A2F4C">
      <w:start w:val="1"/>
      <w:numFmt w:val="lowerLetter"/>
      <w:lvlText w:val="%8."/>
      <w:lvlJc w:val="left"/>
      <w:pPr>
        <w:ind w:left="5760" w:hanging="360"/>
      </w:pPr>
    </w:lvl>
    <w:lvl w:ilvl="8" w:tplc="0610FF3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A4A8B"/>
    <w:multiLevelType w:val="hybridMultilevel"/>
    <w:tmpl w:val="FFFFFFFF"/>
    <w:lvl w:ilvl="0" w:tplc="1874A268">
      <w:start w:val="1"/>
      <w:numFmt w:val="decimal"/>
      <w:lvlText w:val="%1."/>
      <w:lvlJc w:val="left"/>
      <w:pPr>
        <w:ind w:left="720" w:hanging="360"/>
      </w:pPr>
    </w:lvl>
    <w:lvl w:ilvl="1" w:tplc="1806FAD2">
      <w:start w:val="1"/>
      <w:numFmt w:val="lowerLetter"/>
      <w:lvlText w:val="%2."/>
      <w:lvlJc w:val="left"/>
      <w:pPr>
        <w:ind w:left="1440" w:hanging="360"/>
      </w:pPr>
    </w:lvl>
    <w:lvl w:ilvl="2" w:tplc="E65CFF5E">
      <w:start w:val="1"/>
      <w:numFmt w:val="lowerRoman"/>
      <w:lvlText w:val="%3."/>
      <w:lvlJc w:val="right"/>
      <w:pPr>
        <w:ind w:left="2160" w:hanging="180"/>
      </w:pPr>
    </w:lvl>
    <w:lvl w:ilvl="3" w:tplc="614ACABA">
      <w:start w:val="1"/>
      <w:numFmt w:val="decimal"/>
      <w:lvlText w:val="%4."/>
      <w:lvlJc w:val="left"/>
      <w:pPr>
        <w:ind w:left="2880" w:hanging="360"/>
      </w:pPr>
    </w:lvl>
    <w:lvl w:ilvl="4" w:tplc="DBA25BCE">
      <w:start w:val="1"/>
      <w:numFmt w:val="lowerLetter"/>
      <w:lvlText w:val="%5."/>
      <w:lvlJc w:val="left"/>
      <w:pPr>
        <w:ind w:left="3600" w:hanging="360"/>
      </w:pPr>
    </w:lvl>
    <w:lvl w:ilvl="5" w:tplc="8A148A8E">
      <w:start w:val="1"/>
      <w:numFmt w:val="lowerRoman"/>
      <w:lvlText w:val="%6."/>
      <w:lvlJc w:val="right"/>
      <w:pPr>
        <w:ind w:left="4320" w:hanging="180"/>
      </w:pPr>
    </w:lvl>
    <w:lvl w:ilvl="6" w:tplc="F0207B24">
      <w:start w:val="1"/>
      <w:numFmt w:val="decimal"/>
      <w:lvlText w:val="%7."/>
      <w:lvlJc w:val="left"/>
      <w:pPr>
        <w:ind w:left="5040" w:hanging="360"/>
      </w:pPr>
    </w:lvl>
    <w:lvl w:ilvl="7" w:tplc="9F9A6468">
      <w:start w:val="1"/>
      <w:numFmt w:val="lowerLetter"/>
      <w:lvlText w:val="%8."/>
      <w:lvlJc w:val="left"/>
      <w:pPr>
        <w:ind w:left="5760" w:hanging="360"/>
      </w:pPr>
    </w:lvl>
    <w:lvl w:ilvl="8" w:tplc="7568853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A73DF"/>
    <w:multiLevelType w:val="hybridMultilevel"/>
    <w:tmpl w:val="FFFFFFFF"/>
    <w:lvl w:ilvl="0" w:tplc="F90CEF7E">
      <w:start w:val="1"/>
      <w:numFmt w:val="decimal"/>
      <w:lvlText w:val="%1."/>
      <w:lvlJc w:val="left"/>
      <w:pPr>
        <w:ind w:left="720" w:hanging="360"/>
      </w:pPr>
    </w:lvl>
    <w:lvl w:ilvl="1" w:tplc="59B2589C">
      <w:start w:val="1"/>
      <w:numFmt w:val="lowerLetter"/>
      <w:lvlText w:val="%2."/>
      <w:lvlJc w:val="left"/>
      <w:pPr>
        <w:ind w:left="1440" w:hanging="360"/>
      </w:pPr>
    </w:lvl>
    <w:lvl w:ilvl="2" w:tplc="BF28DFC0">
      <w:start w:val="1"/>
      <w:numFmt w:val="lowerRoman"/>
      <w:lvlText w:val="%3."/>
      <w:lvlJc w:val="right"/>
      <w:pPr>
        <w:ind w:left="2160" w:hanging="180"/>
      </w:pPr>
    </w:lvl>
    <w:lvl w:ilvl="3" w:tplc="4D9A63EC">
      <w:start w:val="1"/>
      <w:numFmt w:val="decimal"/>
      <w:lvlText w:val="%4."/>
      <w:lvlJc w:val="left"/>
      <w:pPr>
        <w:ind w:left="2880" w:hanging="360"/>
      </w:pPr>
    </w:lvl>
    <w:lvl w:ilvl="4" w:tplc="C1B85092">
      <w:start w:val="1"/>
      <w:numFmt w:val="lowerLetter"/>
      <w:lvlText w:val="%5."/>
      <w:lvlJc w:val="left"/>
      <w:pPr>
        <w:ind w:left="3600" w:hanging="360"/>
      </w:pPr>
    </w:lvl>
    <w:lvl w:ilvl="5" w:tplc="5E8A426E">
      <w:start w:val="1"/>
      <w:numFmt w:val="lowerRoman"/>
      <w:lvlText w:val="%6."/>
      <w:lvlJc w:val="right"/>
      <w:pPr>
        <w:ind w:left="4320" w:hanging="180"/>
      </w:pPr>
    </w:lvl>
    <w:lvl w:ilvl="6" w:tplc="E10E9910">
      <w:start w:val="1"/>
      <w:numFmt w:val="decimal"/>
      <w:lvlText w:val="%7."/>
      <w:lvlJc w:val="left"/>
      <w:pPr>
        <w:ind w:left="5040" w:hanging="360"/>
      </w:pPr>
    </w:lvl>
    <w:lvl w:ilvl="7" w:tplc="88906B7A">
      <w:start w:val="1"/>
      <w:numFmt w:val="lowerLetter"/>
      <w:lvlText w:val="%8."/>
      <w:lvlJc w:val="left"/>
      <w:pPr>
        <w:ind w:left="5760" w:hanging="360"/>
      </w:pPr>
    </w:lvl>
    <w:lvl w:ilvl="8" w:tplc="B4B2AEB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9E754E"/>
    <w:multiLevelType w:val="hybridMultilevel"/>
    <w:tmpl w:val="0B6A6742"/>
    <w:lvl w:ilvl="0" w:tplc="F6B8A7E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A516C"/>
    <w:multiLevelType w:val="hybridMultilevel"/>
    <w:tmpl w:val="FFFFFFFF"/>
    <w:lvl w:ilvl="0" w:tplc="B7F82E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9E9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F03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76B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D8DE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04C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405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FAA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E09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15D19"/>
    <w:multiLevelType w:val="hybridMultilevel"/>
    <w:tmpl w:val="C64279C0"/>
    <w:lvl w:ilvl="0" w:tplc="E6B41F2A">
      <w:start w:val="9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390D3A"/>
    <w:multiLevelType w:val="hybridMultilevel"/>
    <w:tmpl w:val="4E929402"/>
    <w:lvl w:ilvl="0" w:tplc="E6B41F2A">
      <w:start w:val="9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E6B41F2A">
      <w:start w:val="9"/>
      <w:numFmt w:val="bullet"/>
      <w:lvlText w:val="-"/>
      <w:lvlJc w:val="left"/>
      <w:pPr>
        <w:ind w:left="1440" w:hanging="360"/>
      </w:pPr>
      <w:rPr>
        <w:rFonts w:ascii="Calibri Light" w:eastAsiaTheme="minorHAnsi" w:hAnsi="Calibri Light" w:cstheme="minorBidi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C2A55"/>
    <w:multiLevelType w:val="hybridMultilevel"/>
    <w:tmpl w:val="23EEBA20"/>
    <w:lvl w:ilvl="0" w:tplc="EB28043C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3929EF"/>
    <w:multiLevelType w:val="hybridMultilevel"/>
    <w:tmpl w:val="FFFFFFFF"/>
    <w:lvl w:ilvl="0" w:tplc="CA20B8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FEA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FC6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8420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962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AAD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D637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F40F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6AC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582BE7"/>
    <w:multiLevelType w:val="hybridMultilevel"/>
    <w:tmpl w:val="0A5A7F9C"/>
    <w:lvl w:ilvl="0" w:tplc="E6B41F2A">
      <w:start w:val="9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3A33CC"/>
    <w:multiLevelType w:val="hybridMultilevel"/>
    <w:tmpl w:val="FFFFFFFF"/>
    <w:lvl w:ilvl="0" w:tplc="A8124226">
      <w:start w:val="1"/>
      <w:numFmt w:val="decimal"/>
      <w:lvlText w:val="%1."/>
      <w:lvlJc w:val="left"/>
      <w:pPr>
        <w:ind w:left="720" w:hanging="360"/>
      </w:pPr>
    </w:lvl>
    <w:lvl w:ilvl="1" w:tplc="2786A4C6">
      <w:start w:val="1"/>
      <w:numFmt w:val="lowerLetter"/>
      <w:lvlText w:val="%2."/>
      <w:lvlJc w:val="left"/>
      <w:pPr>
        <w:ind w:left="1440" w:hanging="360"/>
      </w:pPr>
    </w:lvl>
    <w:lvl w:ilvl="2" w:tplc="D2F6C014">
      <w:start w:val="1"/>
      <w:numFmt w:val="lowerRoman"/>
      <w:lvlText w:val="%3."/>
      <w:lvlJc w:val="right"/>
      <w:pPr>
        <w:ind w:left="2160" w:hanging="180"/>
      </w:pPr>
    </w:lvl>
    <w:lvl w:ilvl="3" w:tplc="6316C652">
      <w:start w:val="1"/>
      <w:numFmt w:val="decimal"/>
      <w:lvlText w:val="%4."/>
      <w:lvlJc w:val="left"/>
      <w:pPr>
        <w:ind w:left="2880" w:hanging="360"/>
      </w:pPr>
    </w:lvl>
    <w:lvl w:ilvl="4" w:tplc="E0C0DD84">
      <w:start w:val="1"/>
      <w:numFmt w:val="lowerLetter"/>
      <w:lvlText w:val="%5."/>
      <w:lvlJc w:val="left"/>
      <w:pPr>
        <w:ind w:left="3600" w:hanging="360"/>
      </w:pPr>
    </w:lvl>
    <w:lvl w:ilvl="5" w:tplc="AF9A19C8">
      <w:start w:val="1"/>
      <w:numFmt w:val="lowerRoman"/>
      <w:lvlText w:val="%6."/>
      <w:lvlJc w:val="right"/>
      <w:pPr>
        <w:ind w:left="4320" w:hanging="180"/>
      </w:pPr>
    </w:lvl>
    <w:lvl w:ilvl="6" w:tplc="8EBEBB24">
      <w:start w:val="1"/>
      <w:numFmt w:val="decimal"/>
      <w:lvlText w:val="%7."/>
      <w:lvlJc w:val="left"/>
      <w:pPr>
        <w:ind w:left="5040" w:hanging="360"/>
      </w:pPr>
    </w:lvl>
    <w:lvl w:ilvl="7" w:tplc="D55A767E">
      <w:start w:val="1"/>
      <w:numFmt w:val="lowerLetter"/>
      <w:lvlText w:val="%8."/>
      <w:lvlJc w:val="left"/>
      <w:pPr>
        <w:ind w:left="5760" w:hanging="360"/>
      </w:pPr>
    </w:lvl>
    <w:lvl w:ilvl="8" w:tplc="2EB2D8E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F61AE2"/>
    <w:multiLevelType w:val="hybridMultilevel"/>
    <w:tmpl w:val="E8BAD50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296ED1"/>
    <w:multiLevelType w:val="hybridMultilevel"/>
    <w:tmpl w:val="FFFFFFFF"/>
    <w:lvl w:ilvl="0" w:tplc="0D78FA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B42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3CE9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CE0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B0DC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EA4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C6F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1647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8E1B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404297"/>
    <w:multiLevelType w:val="hybridMultilevel"/>
    <w:tmpl w:val="FFFFFFFF"/>
    <w:lvl w:ilvl="0" w:tplc="D8024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6A4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F69C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2EC5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185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9E7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CCA0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E4C9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E9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60230A"/>
    <w:multiLevelType w:val="hybridMultilevel"/>
    <w:tmpl w:val="BCA0FBBE"/>
    <w:lvl w:ilvl="0" w:tplc="E6B41F2A">
      <w:start w:val="9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0C39E9"/>
    <w:multiLevelType w:val="hybridMultilevel"/>
    <w:tmpl w:val="D616C24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821340"/>
    <w:multiLevelType w:val="hybridMultilevel"/>
    <w:tmpl w:val="FFFFFFFF"/>
    <w:lvl w:ilvl="0" w:tplc="4C501AC6">
      <w:start w:val="1"/>
      <w:numFmt w:val="decimal"/>
      <w:lvlText w:val="%1."/>
      <w:lvlJc w:val="left"/>
      <w:pPr>
        <w:ind w:left="720" w:hanging="360"/>
      </w:pPr>
    </w:lvl>
    <w:lvl w:ilvl="1" w:tplc="60680DD4">
      <w:start w:val="1"/>
      <w:numFmt w:val="lowerLetter"/>
      <w:lvlText w:val="%2."/>
      <w:lvlJc w:val="left"/>
      <w:pPr>
        <w:ind w:left="1440" w:hanging="360"/>
      </w:pPr>
    </w:lvl>
    <w:lvl w:ilvl="2" w:tplc="E8802026">
      <w:start w:val="1"/>
      <w:numFmt w:val="lowerRoman"/>
      <w:lvlText w:val="%3."/>
      <w:lvlJc w:val="right"/>
      <w:pPr>
        <w:ind w:left="2160" w:hanging="180"/>
      </w:pPr>
    </w:lvl>
    <w:lvl w:ilvl="3" w:tplc="9864D596">
      <w:start w:val="1"/>
      <w:numFmt w:val="decimal"/>
      <w:lvlText w:val="%4."/>
      <w:lvlJc w:val="left"/>
      <w:pPr>
        <w:ind w:left="2880" w:hanging="360"/>
      </w:pPr>
    </w:lvl>
    <w:lvl w:ilvl="4" w:tplc="52F851BC">
      <w:start w:val="1"/>
      <w:numFmt w:val="lowerLetter"/>
      <w:lvlText w:val="%5."/>
      <w:lvlJc w:val="left"/>
      <w:pPr>
        <w:ind w:left="3600" w:hanging="360"/>
      </w:pPr>
    </w:lvl>
    <w:lvl w:ilvl="5" w:tplc="10364F02">
      <w:start w:val="1"/>
      <w:numFmt w:val="lowerRoman"/>
      <w:lvlText w:val="%6."/>
      <w:lvlJc w:val="right"/>
      <w:pPr>
        <w:ind w:left="4320" w:hanging="180"/>
      </w:pPr>
    </w:lvl>
    <w:lvl w:ilvl="6" w:tplc="8438DE9A">
      <w:start w:val="1"/>
      <w:numFmt w:val="decimal"/>
      <w:lvlText w:val="%7."/>
      <w:lvlJc w:val="left"/>
      <w:pPr>
        <w:ind w:left="5040" w:hanging="360"/>
      </w:pPr>
    </w:lvl>
    <w:lvl w:ilvl="7" w:tplc="53986A3E">
      <w:start w:val="1"/>
      <w:numFmt w:val="lowerLetter"/>
      <w:lvlText w:val="%8."/>
      <w:lvlJc w:val="left"/>
      <w:pPr>
        <w:ind w:left="5760" w:hanging="360"/>
      </w:pPr>
    </w:lvl>
    <w:lvl w:ilvl="8" w:tplc="6504B96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3"/>
  </w:num>
  <w:num w:numId="3">
    <w:abstractNumId w:val="18"/>
  </w:num>
  <w:num w:numId="4">
    <w:abstractNumId w:val="0"/>
  </w:num>
  <w:num w:numId="5">
    <w:abstractNumId w:val="15"/>
  </w:num>
  <w:num w:numId="6">
    <w:abstractNumId w:val="12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8"/>
  </w:num>
  <w:num w:numId="12">
    <w:abstractNumId w:val="24"/>
  </w:num>
  <w:num w:numId="13">
    <w:abstractNumId w:val="20"/>
  </w:num>
  <w:num w:numId="14">
    <w:abstractNumId w:val="16"/>
  </w:num>
  <w:num w:numId="15">
    <w:abstractNumId w:val="13"/>
  </w:num>
  <w:num w:numId="16">
    <w:abstractNumId w:val="19"/>
  </w:num>
  <w:num w:numId="17">
    <w:abstractNumId w:val="22"/>
  </w:num>
  <w:num w:numId="18">
    <w:abstractNumId w:val="21"/>
  </w:num>
  <w:num w:numId="19">
    <w:abstractNumId w:val="2"/>
  </w:num>
  <w:num w:numId="20">
    <w:abstractNumId w:val="17"/>
  </w:num>
  <w:num w:numId="21">
    <w:abstractNumId w:val="10"/>
  </w:num>
  <w:num w:numId="22">
    <w:abstractNumId w:val="25"/>
  </w:num>
  <w:num w:numId="23">
    <w:abstractNumId w:val="4"/>
  </w:num>
  <w:num w:numId="24">
    <w:abstractNumId w:val="9"/>
  </w:num>
  <w:num w:numId="25">
    <w:abstractNumId w:val="3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FA9"/>
    <w:rsid w:val="00016E5A"/>
    <w:rsid w:val="00021584"/>
    <w:rsid w:val="000361DA"/>
    <w:rsid w:val="00041CAB"/>
    <w:rsid w:val="00047DB4"/>
    <w:rsid w:val="000C53AF"/>
    <w:rsid w:val="000C772C"/>
    <w:rsid w:val="001039CC"/>
    <w:rsid w:val="00107DAC"/>
    <w:rsid w:val="00126F14"/>
    <w:rsid w:val="0015209E"/>
    <w:rsid w:val="001F66EE"/>
    <w:rsid w:val="00206B34"/>
    <w:rsid w:val="00220EE8"/>
    <w:rsid w:val="00247BF8"/>
    <w:rsid w:val="00276EC7"/>
    <w:rsid w:val="002961D5"/>
    <w:rsid w:val="002C7940"/>
    <w:rsid w:val="002E10F7"/>
    <w:rsid w:val="002F78BF"/>
    <w:rsid w:val="00324600"/>
    <w:rsid w:val="003321F7"/>
    <w:rsid w:val="00337F7C"/>
    <w:rsid w:val="003A46E6"/>
    <w:rsid w:val="003B48A9"/>
    <w:rsid w:val="00424365"/>
    <w:rsid w:val="004406D0"/>
    <w:rsid w:val="00446CE1"/>
    <w:rsid w:val="004D3908"/>
    <w:rsid w:val="005556F1"/>
    <w:rsid w:val="005635D8"/>
    <w:rsid w:val="005A3ED9"/>
    <w:rsid w:val="005C3495"/>
    <w:rsid w:val="00630FE0"/>
    <w:rsid w:val="0065520A"/>
    <w:rsid w:val="00671A33"/>
    <w:rsid w:val="00675C33"/>
    <w:rsid w:val="0068648C"/>
    <w:rsid w:val="0069628A"/>
    <w:rsid w:val="006A4796"/>
    <w:rsid w:val="006B3E06"/>
    <w:rsid w:val="006C700D"/>
    <w:rsid w:val="006D23B0"/>
    <w:rsid w:val="006D59E6"/>
    <w:rsid w:val="006E424F"/>
    <w:rsid w:val="006F5469"/>
    <w:rsid w:val="006F579F"/>
    <w:rsid w:val="007030FD"/>
    <w:rsid w:val="007062AF"/>
    <w:rsid w:val="00724685"/>
    <w:rsid w:val="00783202"/>
    <w:rsid w:val="007868C6"/>
    <w:rsid w:val="007D2B2A"/>
    <w:rsid w:val="007E000E"/>
    <w:rsid w:val="00802C63"/>
    <w:rsid w:val="00837B07"/>
    <w:rsid w:val="008421A5"/>
    <w:rsid w:val="0087F4B9"/>
    <w:rsid w:val="008A1931"/>
    <w:rsid w:val="008B3DC7"/>
    <w:rsid w:val="00920FCB"/>
    <w:rsid w:val="0093050F"/>
    <w:rsid w:val="009A1835"/>
    <w:rsid w:val="009D3E8D"/>
    <w:rsid w:val="00A05FED"/>
    <w:rsid w:val="00A203F1"/>
    <w:rsid w:val="00A20A0E"/>
    <w:rsid w:val="00A26916"/>
    <w:rsid w:val="00A3505F"/>
    <w:rsid w:val="00A36C74"/>
    <w:rsid w:val="00A44AEE"/>
    <w:rsid w:val="00A4556B"/>
    <w:rsid w:val="00A45B76"/>
    <w:rsid w:val="00A83AA1"/>
    <w:rsid w:val="00A91735"/>
    <w:rsid w:val="00AB0403"/>
    <w:rsid w:val="00AD748F"/>
    <w:rsid w:val="00AF6A00"/>
    <w:rsid w:val="00B03123"/>
    <w:rsid w:val="00B24144"/>
    <w:rsid w:val="00B249AE"/>
    <w:rsid w:val="00B3194D"/>
    <w:rsid w:val="00B50D13"/>
    <w:rsid w:val="00B67D88"/>
    <w:rsid w:val="00BC00C9"/>
    <w:rsid w:val="00BC0E6E"/>
    <w:rsid w:val="00C00150"/>
    <w:rsid w:val="00C06592"/>
    <w:rsid w:val="00C14468"/>
    <w:rsid w:val="00C255CB"/>
    <w:rsid w:val="00C35F5A"/>
    <w:rsid w:val="00C5028E"/>
    <w:rsid w:val="00C56934"/>
    <w:rsid w:val="00C6459B"/>
    <w:rsid w:val="00C9026F"/>
    <w:rsid w:val="00CE56D1"/>
    <w:rsid w:val="00CE649B"/>
    <w:rsid w:val="00CF693D"/>
    <w:rsid w:val="00D238BE"/>
    <w:rsid w:val="00D34D28"/>
    <w:rsid w:val="00D77172"/>
    <w:rsid w:val="00DA1BC3"/>
    <w:rsid w:val="00DA7ADC"/>
    <w:rsid w:val="00DC5FF8"/>
    <w:rsid w:val="00DF3EC5"/>
    <w:rsid w:val="00DF60FD"/>
    <w:rsid w:val="00E02B63"/>
    <w:rsid w:val="00E251A5"/>
    <w:rsid w:val="00E44B51"/>
    <w:rsid w:val="00E44FC2"/>
    <w:rsid w:val="00E916B7"/>
    <w:rsid w:val="00EB18C2"/>
    <w:rsid w:val="00EC0E91"/>
    <w:rsid w:val="00F05FA9"/>
    <w:rsid w:val="00F65714"/>
    <w:rsid w:val="00F70F6B"/>
    <w:rsid w:val="00FC47F4"/>
    <w:rsid w:val="00FD6622"/>
    <w:rsid w:val="00FE2233"/>
    <w:rsid w:val="00FF79DD"/>
    <w:rsid w:val="012B2226"/>
    <w:rsid w:val="015A17E6"/>
    <w:rsid w:val="01711534"/>
    <w:rsid w:val="01C63152"/>
    <w:rsid w:val="029ABE53"/>
    <w:rsid w:val="02B1BBA1"/>
    <w:rsid w:val="02C32949"/>
    <w:rsid w:val="0354FFB9"/>
    <w:rsid w:val="0366B42A"/>
    <w:rsid w:val="036C2CF2"/>
    <w:rsid w:val="03985975"/>
    <w:rsid w:val="03A35C3E"/>
    <w:rsid w:val="03ABA5B2"/>
    <w:rsid w:val="03B6472F"/>
    <w:rsid w:val="03C0DC98"/>
    <w:rsid w:val="03D83D92"/>
    <w:rsid w:val="03E3E512"/>
    <w:rsid w:val="04121630"/>
    <w:rsid w:val="04252207"/>
    <w:rsid w:val="0435A262"/>
    <w:rsid w:val="04459F77"/>
    <w:rsid w:val="046025FE"/>
    <w:rsid w:val="0463278F"/>
    <w:rsid w:val="046F307D"/>
    <w:rsid w:val="04994805"/>
    <w:rsid w:val="04A61D4A"/>
    <w:rsid w:val="04CB9BDE"/>
    <w:rsid w:val="04D1AACF"/>
    <w:rsid w:val="050BF9FB"/>
    <w:rsid w:val="051092CD"/>
    <w:rsid w:val="0518E3FF"/>
    <w:rsid w:val="0534049A"/>
    <w:rsid w:val="055556EB"/>
    <w:rsid w:val="05569E55"/>
    <w:rsid w:val="058DE46D"/>
    <w:rsid w:val="05AC84D0"/>
    <w:rsid w:val="05C3821E"/>
    <w:rsid w:val="05CB3CD3"/>
    <w:rsid w:val="05FBD0C2"/>
    <w:rsid w:val="05FFC239"/>
    <w:rsid w:val="061D4A51"/>
    <w:rsid w:val="0630A39D"/>
    <w:rsid w:val="0647AC43"/>
    <w:rsid w:val="064F683A"/>
    <w:rsid w:val="065B1BEF"/>
    <w:rsid w:val="065B8240"/>
    <w:rsid w:val="06850A26"/>
    <w:rsid w:val="069FD789"/>
    <w:rsid w:val="06E47469"/>
    <w:rsid w:val="06E7ADA8"/>
    <w:rsid w:val="06E9D045"/>
    <w:rsid w:val="0701B4DC"/>
    <w:rsid w:val="0703E825"/>
    <w:rsid w:val="070F8001"/>
    <w:rsid w:val="07173462"/>
    <w:rsid w:val="073DAE32"/>
    <w:rsid w:val="07924ACC"/>
    <w:rsid w:val="07B8E8DC"/>
    <w:rsid w:val="07EAC65F"/>
    <w:rsid w:val="0802A528"/>
    <w:rsid w:val="082616F5"/>
    <w:rsid w:val="08773ACD"/>
    <w:rsid w:val="0888D2B3"/>
    <w:rsid w:val="089E972B"/>
    <w:rsid w:val="08C5C742"/>
    <w:rsid w:val="097E3A0B"/>
    <w:rsid w:val="098B050B"/>
    <w:rsid w:val="0A21402A"/>
    <w:rsid w:val="0A27D0D3"/>
    <w:rsid w:val="0A4A1B0F"/>
    <w:rsid w:val="0A7FE85E"/>
    <w:rsid w:val="0A808EF2"/>
    <w:rsid w:val="0AAFC094"/>
    <w:rsid w:val="0AB4AE2A"/>
    <w:rsid w:val="0B8167E8"/>
    <w:rsid w:val="0B8A1EBC"/>
    <w:rsid w:val="0BB05DA8"/>
    <w:rsid w:val="0BB32AC7"/>
    <w:rsid w:val="0BF675F2"/>
    <w:rsid w:val="0BFBE05C"/>
    <w:rsid w:val="0C0C51E5"/>
    <w:rsid w:val="0C14C853"/>
    <w:rsid w:val="0C31D899"/>
    <w:rsid w:val="0C3CE5D4"/>
    <w:rsid w:val="0C521CBA"/>
    <w:rsid w:val="0C76CF88"/>
    <w:rsid w:val="0C8620C3"/>
    <w:rsid w:val="0C98776E"/>
    <w:rsid w:val="0CDF966D"/>
    <w:rsid w:val="0CF10415"/>
    <w:rsid w:val="0CFB5918"/>
    <w:rsid w:val="0D196F0B"/>
    <w:rsid w:val="0D1BD688"/>
    <w:rsid w:val="0D1C51FB"/>
    <w:rsid w:val="0D6A806A"/>
    <w:rsid w:val="0D7522E2"/>
    <w:rsid w:val="0D839B09"/>
    <w:rsid w:val="0D9BA234"/>
    <w:rsid w:val="0DBDBDD3"/>
    <w:rsid w:val="0DE6E482"/>
    <w:rsid w:val="0E28F3AE"/>
    <w:rsid w:val="0E2EB625"/>
    <w:rsid w:val="0E391294"/>
    <w:rsid w:val="0E46C58E"/>
    <w:rsid w:val="0E515EA4"/>
    <w:rsid w:val="0E7392E5"/>
    <w:rsid w:val="0E9EEAAC"/>
    <w:rsid w:val="0ECBD718"/>
    <w:rsid w:val="0EEDD1F7"/>
    <w:rsid w:val="0EF5AD6C"/>
    <w:rsid w:val="0EFD0D7C"/>
    <w:rsid w:val="0F06AA85"/>
    <w:rsid w:val="0F0C20EF"/>
    <w:rsid w:val="0F60E347"/>
    <w:rsid w:val="0F807CDF"/>
    <w:rsid w:val="0FC58E58"/>
    <w:rsid w:val="0FDAB9AB"/>
    <w:rsid w:val="0FDF3F9D"/>
    <w:rsid w:val="0FE1345F"/>
    <w:rsid w:val="0FEDD115"/>
    <w:rsid w:val="107F1406"/>
    <w:rsid w:val="10970D73"/>
    <w:rsid w:val="10AE9299"/>
    <w:rsid w:val="10B88702"/>
    <w:rsid w:val="10C13DD6"/>
    <w:rsid w:val="10DA12A2"/>
    <w:rsid w:val="11075620"/>
    <w:rsid w:val="11147B3F"/>
    <w:rsid w:val="1168B3CC"/>
    <w:rsid w:val="11B43680"/>
    <w:rsid w:val="11FC8A77"/>
    <w:rsid w:val="120C3946"/>
    <w:rsid w:val="1210BA2D"/>
    <w:rsid w:val="12446B0F"/>
    <w:rsid w:val="125A9F8A"/>
    <w:rsid w:val="12612976"/>
    <w:rsid w:val="127B6098"/>
    <w:rsid w:val="1285B59B"/>
    <w:rsid w:val="1289A712"/>
    <w:rsid w:val="12CFBF5C"/>
    <w:rsid w:val="132C6588"/>
    <w:rsid w:val="1353F95C"/>
    <w:rsid w:val="13574872"/>
    <w:rsid w:val="13712661"/>
    <w:rsid w:val="137613F7"/>
    <w:rsid w:val="13BDF2A9"/>
    <w:rsid w:val="13C7C447"/>
    <w:rsid w:val="13CE498E"/>
    <w:rsid w:val="144A66AF"/>
    <w:rsid w:val="149A2E6B"/>
    <w:rsid w:val="149B08CF"/>
    <w:rsid w:val="14A18E16"/>
    <w:rsid w:val="150AF3EC"/>
    <w:rsid w:val="151DFFC3"/>
    <w:rsid w:val="15599DCE"/>
    <w:rsid w:val="156D6B6D"/>
    <w:rsid w:val="15730299"/>
    <w:rsid w:val="15D21E04"/>
    <w:rsid w:val="15EC11FF"/>
    <w:rsid w:val="160F5A3E"/>
    <w:rsid w:val="164B59F3"/>
    <w:rsid w:val="1691B2A3"/>
    <w:rsid w:val="16EF6C4D"/>
    <w:rsid w:val="16EFE921"/>
    <w:rsid w:val="16F89FF5"/>
    <w:rsid w:val="1757BB60"/>
    <w:rsid w:val="175F9C14"/>
    <w:rsid w:val="17721C4A"/>
    <w:rsid w:val="17BD35BD"/>
    <w:rsid w:val="17C13CE4"/>
    <w:rsid w:val="17DB14CA"/>
    <w:rsid w:val="17F818B1"/>
    <w:rsid w:val="17FD0647"/>
    <w:rsid w:val="17FD6056"/>
    <w:rsid w:val="1805BD1B"/>
    <w:rsid w:val="1810121E"/>
    <w:rsid w:val="18223C7A"/>
    <w:rsid w:val="18283E5C"/>
    <w:rsid w:val="186A27C6"/>
    <w:rsid w:val="18822133"/>
    <w:rsid w:val="18B2DDFF"/>
    <w:rsid w:val="196713C9"/>
    <w:rsid w:val="197135FB"/>
    <w:rsid w:val="19B5639C"/>
    <w:rsid w:val="19BF27A5"/>
    <w:rsid w:val="19BFDFDD"/>
    <w:rsid w:val="1A4EF70B"/>
    <w:rsid w:val="1A541192"/>
    <w:rsid w:val="1A5BAAA2"/>
    <w:rsid w:val="1AE56809"/>
    <w:rsid w:val="1B203A6C"/>
    <w:rsid w:val="1B29C154"/>
    <w:rsid w:val="1B6003AE"/>
    <w:rsid w:val="1BF37EF4"/>
    <w:rsid w:val="1C4EBD19"/>
    <w:rsid w:val="1C627F08"/>
    <w:rsid w:val="1C8FAF5B"/>
    <w:rsid w:val="1CA8A86D"/>
    <w:rsid w:val="1CD570AA"/>
    <w:rsid w:val="1CF49D58"/>
    <w:rsid w:val="1D19E025"/>
    <w:rsid w:val="1D361105"/>
    <w:rsid w:val="1D4B13ED"/>
    <w:rsid w:val="1D8762CA"/>
    <w:rsid w:val="1DD60CAC"/>
    <w:rsid w:val="1DE1850C"/>
    <w:rsid w:val="1E4E8CE2"/>
    <w:rsid w:val="1E6E2F4C"/>
    <w:rsid w:val="1E84F0A2"/>
    <w:rsid w:val="1EFAC930"/>
    <w:rsid w:val="1F0F5071"/>
    <w:rsid w:val="1F364580"/>
    <w:rsid w:val="1F41858C"/>
    <w:rsid w:val="1F549163"/>
    <w:rsid w:val="1FBB7899"/>
    <w:rsid w:val="1FF7213C"/>
    <w:rsid w:val="2045EBDE"/>
    <w:rsid w:val="20797525"/>
    <w:rsid w:val="208DA17F"/>
    <w:rsid w:val="20D177EB"/>
    <w:rsid w:val="20D987C0"/>
    <w:rsid w:val="21045F22"/>
    <w:rsid w:val="21409F3D"/>
    <w:rsid w:val="216012F9"/>
    <w:rsid w:val="2162F5D6"/>
    <w:rsid w:val="21D9CFB4"/>
    <w:rsid w:val="21E6E935"/>
    <w:rsid w:val="220033DC"/>
    <w:rsid w:val="221E863D"/>
    <w:rsid w:val="2233F1F6"/>
    <w:rsid w:val="22499916"/>
    <w:rsid w:val="22935562"/>
    <w:rsid w:val="229B9584"/>
    <w:rsid w:val="22BFCF6A"/>
    <w:rsid w:val="2303C45C"/>
    <w:rsid w:val="232D0820"/>
    <w:rsid w:val="2360692F"/>
    <w:rsid w:val="236B8780"/>
    <w:rsid w:val="238B3BA2"/>
    <w:rsid w:val="2390D6CC"/>
    <w:rsid w:val="23987A63"/>
    <w:rsid w:val="23C77BBD"/>
    <w:rsid w:val="23F85D21"/>
    <w:rsid w:val="240C6237"/>
    <w:rsid w:val="2435B188"/>
    <w:rsid w:val="2445B05D"/>
    <w:rsid w:val="24572A01"/>
    <w:rsid w:val="24B298F2"/>
    <w:rsid w:val="24FF6B56"/>
    <w:rsid w:val="2525608B"/>
    <w:rsid w:val="252E6116"/>
    <w:rsid w:val="2539550A"/>
    <w:rsid w:val="254E1538"/>
    <w:rsid w:val="254FFFE1"/>
    <w:rsid w:val="258C9CE3"/>
    <w:rsid w:val="25E54C76"/>
    <w:rsid w:val="262BFC38"/>
    <w:rsid w:val="26527B8A"/>
    <w:rsid w:val="265FC5E5"/>
    <w:rsid w:val="267D4DFD"/>
    <w:rsid w:val="26AF6BE6"/>
    <w:rsid w:val="26CDC8DF"/>
    <w:rsid w:val="26EA6F7C"/>
    <w:rsid w:val="2704399D"/>
    <w:rsid w:val="2712F29F"/>
    <w:rsid w:val="2744D224"/>
    <w:rsid w:val="2761F120"/>
    <w:rsid w:val="277025E7"/>
    <w:rsid w:val="278C56C7"/>
    <w:rsid w:val="27A43590"/>
    <w:rsid w:val="27A6671D"/>
    <w:rsid w:val="27C043EF"/>
    <w:rsid w:val="27C2D46B"/>
    <w:rsid w:val="27C87332"/>
    <w:rsid w:val="27EAE057"/>
    <w:rsid w:val="28301B51"/>
    <w:rsid w:val="2838921A"/>
    <w:rsid w:val="28851E82"/>
    <w:rsid w:val="289C1BD0"/>
    <w:rsid w:val="28C25ABC"/>
    <w:rsid w:val="28DEDC1D"/>
    <w:rsid w:val="290751AB"/>
    <w:rsid w:val="29448DE5"/>
    <w:rsid w:val="294DE6C9"/>
    <w:rsid w:val="296345E8"/>
    <w:rsid w:val="2982B9A4"/>
    <w:rsid w:val="298984D4"/>
    <w:rsid w:val="29ACC1CE"/>
    <w:rsid w:val="29C0D26A"/>
    <w:rsid w:val="29D7A1D6"/>
    <w:rsid w:val="29DC81D7"/>
    <w:rsid w:val="29EFCE14"/>
    <w:rsid w:val="2A0794B0"/>
    <w:rsid w:val="2A368A70"/>
    <w:rsid w:val="2A9188BB"/>
    <w:rsid w:val="2AA3EC55"/>
    <w:rsid w:val="2AB060D4"/>
    <w:rsid w:val="2ADB71AB"/>
    <w:rsid w:val="2AF042EF"/>
    <w:rsid w:val="2AF4F11A"/>
    <w:rsid w:val="2B782CFC"/>
    <w:rsid w:val="2B8713E0"/>
    <w:rsid w:val="2BF0AD32"/>
    <w:rsid w:val="2C106154"/>
    <w:rsid w:val="2C43EA9B"/>
    <w:rsid w:val="2C5BE408"/>
    <w:rsid w:val="2C6D3016"/>
    <w:rsid w:val="2C72E05B"/>
    <w:rsid w:val="2C74CBFF"/>
    <w:rsid w:val="2C8C3C37"/>
    <w:rsid w:val="2CBA2CBF"/>
    <w:rsid w:val="2CC4A4D1"/>
    <w:rsid w:val="2CCED498"/>
    <w:rsid w:val="2CDBA88B"/>
    <w:rsid w:val="2D1A574C"/>
    <w:rsid w:val="2D436992"/>
    <w:rsid w:val="2D48AAFC"/>
    <w:rsid w:val="2D5203E0"/>
    <w:rsid w:val="2D7BDA34"/>
    <w:rsid w:val="2D97D2ED"/>
    <w:rsid w:val="2D97E959"/>
    <w:rsid w:val="2E0F7B05"/>
    <w:rsid w:val="2E2EEEC1"/>
    <w:rsid w:val="2ED6A575"/>
    <w:rsid w:val="2F024857"/>
    <w:rsid w:val="2F0540CE"/>
    <w:rsid w:val="2F1D3A3B"/>
    <w:rsid w:val="2F2227D1"/>
    <w:rsid w:val="2F35FCF6"/>
    <w:rsid w:val="2F61FE59"/>
    <w:rsid w:val="2F66DE5A"/>
    <w:rsid w:val="2F7A2A97"/>
    <w:rsid w:val="2F8EFBDB"/>
    <w:rsid w:val="2FC9C303"/>
    <w:rsid w:val="3007E321"/>
    <w:rsid w:val="301A83CE"/>
    <w:rsid w:val="302F44F7"/>
    <w:rsid w:val="3044163B"/>
    <w:rsid w:val="305A176A"/>
    <w:rsid w:val="306D5130"/>
    <w:rsid w:val="30760DE2"/>
    <w:rsid w:val="30A7C52D"/>
    <w:rsid w:val="30DF17B2"/>
    <w:rsid w:val="30EDB83B"/>
    <w:rsid w:val="311693A5"/>
    <w:rsid w:val="31188AAE"/>
    <w:rsid w:val="31214182"/>
    <w:rsid w:val="3138FA89"/>
    <w:rsid w:val="3154CAC9"/>
    <w:rsid w:val="31886EE9"/>
    <w:rsid w:val="31CE471E"/>
    <w:rsid w:val="31E6277C"/>
    <w:rsid w:val="31F21D75"/>
    <w:rsid w:val="321DED1F"/>
    <w:rsid w:val="32957136"/>
    <w:rsid w:val="329DE7A4"/>
    <w:rsid w:val="32B2F94E"/>
    <w:rsid w:val="32B3535D"/>
    <w:rsid w:val="32E5B947"/>
    <w:rsid w:val="332F23DF"/>
    <w:rsid w:val="335D976D"/>
    <w:rsid w:val="339BE289"/>
    <w:rsid w:val="33B94B44"/>
    <w:rsid w:val="33F39FBB"/>
    <w:rsid w:val="34596C27"/>
    <w:rsid w:val="3460EAA0"/>
    <w:rsid w:val="3484195E"/>
    <w:rsid w:val="34A9B63A"/>
    <w:rsid w:val="350FFF7A"/>
    <w:rsid w:val="351DDB00"/>
    <w:rsid w:val="3523FBF1"/>
    <w:rsid w:val="352D34FC"/>
    <w:rsid w:val="357615E9"/>
    <w:rsid w:val="35803F94"/>
    <w:rsid w:val="35CB7113"/>
    <w:rsid w:val="35D7CBA2"/>
    <w:rsid w:val="35DBBD19"/>
    <w:rsid w:val="36838D1E"/>
    <w:rsid w:val="36AB5D9F"/>
    <w:rsid w:val="36F3F890"/>
    <w:rsid w:val="3700FB36"/>
    <w:rsid w:val="377EE28D"/>
    <w:rsid w:val="37B26BD4"/>
    <w:rsid w:val="37ED4091"/>
    <w:rsid w:val="381A8BD0"/>
    <w:rsid w:val="385EC550"/>
    <w:rsid w:val="3870DF18"/>
    <w:rsid w:val="3892F669"/>
    <w:rsid w:val="38AD56BA"/>
    <w:rsid w:val="38C08519"/>
    <w:rsid w:val="38C3C9E0"/>
    <w:rsid w:val="38CA2B72"/>
    <w:rsid w:val="38E1D76A"/>
    <w:rsid w:val="38FCEA70"/>
    <w:rsid w:val="3924340B"/>
    <w:rsid w:val="392CEADF"/>
    <w:rsid w:val="39617045"/>
    <w:rsid w:val="396A2719"/>
    <w:rsid w:val="39AD68B6"/>
    <w:rsid w:val="3A001D97"/>
    <w:rsid w:val="3A1786C4"/>
    <w:rsid w:val="3A5C23A4"/>
    <w:rsid w:val="3A87D176"/>
    <w:rsid w:val="3B253865"/>
    <w:rsid w:val="3B7A5463"/>
    <w:rsid w:val="3BBD022F"/>
    <w:rsid w:val="3C8FC2BB"/>
    <w:rsid w:val="3CAF76DD"/>
    <w:rsid w:val="3CD5DB05"/>
    <w:rsid w:val="3CDB456F"/>
    <w:rsid w:val="3D1F403F"/>
    <w:rsid w:val="3D3CC857"/>
    <w:rsid w:val="3D3D991E"/>
    <w:rsid w:val="3D6DEA21"/>
    <w:rsid w:val="3D88592E"/>
    <w:rsid w:val="3DADC0A9"/>
    <w:rsid w:val="3DB32FCB"/>
    <w:rsid w:val="3DE76676"/>
    <w:rsid w:val="3DF284C7"/>
    <w:rsid w:val="3E4F7523"/>
    <w:rsid w:val="3E9D22E6"/>
    <w:rsid w:val="3EB12ADC"/>
    <w:rsid w:val="3EB27F41"/>
    <w:rsid w:val="3EBE1FCD"/>
    <w:rsid w:val="3F2866F2"/>
    <w:rsid w:val="3F3FE0AB"/>
    <w:rsid w:val="3F81D516"/>
    <w:rsid w:val="3F98B1A4"/>
    <w:rsid w:val="3FC7ED60"/>
    <w:rsid w:val="3FFBAB7A"/>
    <w:rsid w:val="40199CD2"/>
    <w:rsid w:val="403528C6"/>
    <w:rsid w:val="405C3BBB"/>
    <w:rsid w:val="40A4F36A"/>
    <w:rsid w:val="40BA1EBE"/>
    <w:rsid w:val="40C80B29"/>
    <w:rsid w:val="40CC13D2"/>
    <w:rsid w:val="41243443"/>
    <w:rsid w:val="412822B3"/>
    <w:rsid w:val="413BF7D8"/>
    <w:rsid w:val="4190569C"/>
    <w:rsid w:val="41A0A2E9"/>
    <w:rsid w:val="42311C8C"/>
    <w:rsid w:val="4265A1F2"/>
    <w:rsid w:val="42762EAB"/>
    <w:rsid w:val="428CBC3D"/>
    <w:rsid w:val="42939B93"/>
    <w:rsid w:val="42B55909"/>
    <w:rsid w:val="42BA8408"/>
    <w:rsid w:val="42EFB2E4"/>
    <w:rsid w:val="42F65843"/>
    <w:rsid w:val="435BC1CA"/>
    <w:rsid w:val="435FC6FC"/>
    <w:rsid w:val="4478468D"/>
    <w:rsid w:val="4495B534"/>
    <w:rsid w:val="44AF6957"/>
    <w:rsid w:val="44B22900"/>
    <w:rsid w:val="44B26966"/>
    <w:rsid w:val="44C81B12"/>
    <w:rsid w:val="44CFF17E"/>
    <w:rsid w:val="44D016BA"/>
    <w:rsid w:val="44DE1738"/>
    <w:rsid w:val="4548250A"/>
    <w:rsid w:val="4556EAFF"/>
    <w:rsid w:val="456BBC43"/>
    <w:rsid w:val="4575510C"/>
    <w:rsid w:val="45926F6E"/>
    <w:rsid w:val="45A76B64"/>
    <w:rsid w:val="45B0038D"/>
    <w:rsid w:val="45F01C07"/>
    <w:rsid w:val="4612838F"/>
    <w:rsid w:val="46442132"/>
    <w:rsid w:val="4663D554"/>
    <w:rsid w:val="46B9B5B8"/>
    <w:rsid w:val="470A5AD2"/>
    <w:rsid w:val="470C4769"/>
    <w:rsid w:val="472BFAA5"/>
    <w:rsid w:val="47488784"/>
    <w:rsid w:val="477290A9"/>
    <w:rsid w:val="47768220"/>
    <w:rsid w:val="47C1FDF8"/>
    <w:rsid w:val="47C203D9"/>
    <w:rsid w:val="47D80508"/>
    <w:rsid w:val="47DB1370"/>
    <w:rsid w:val="488DC178"/>
    <w:rsid w:val="48CAFDB2"/>
    <w:rsid w:val="48DCC569"/>
    <w:rsid w:val="48E7A840"/>
    <w:rsid w:val="490495EA"/>
    <w:rsid w:val="49D4E615"/>
    <w:rsid w:val="4A68947B"/>
    <w:rsid w:val="4A7C9C71"/>
    <w:rsid w:val="4AB6423E"/>
    <w:rsid w:val="4ADB850B"/>
    <w:rsid w:val="4B05DAAA"/>
    <w:rsid w:val="4B100A71"/>
    <w:rsid w:val="4B14EA72"/>
    <w:rsid w:val="4B33FBFB"/>
    <w:rsid w:val="4B50469B"/>
    <w:rsid w:val="4B680D37"/>
    <w:rsid w:val="4BB9520D"/>
    <w:rsid w:val="4BCCB848"/>
    <w:rsid w:val="4BD73489"/>
    <w:rsid w:val="4BD784E8"/>
    <w:rsid w:val="4BE7B728"/>
    <w:rsid w:val="4C5398A1"/>
    <w:rsid w:val="4C5B5356"/>
    <w:rsid w:val="4C5E971F"/>
    <w:rsid w:val="4C9FFCD0"/>
    <w:rsid w:val="4CB55BEF"/>
    <w:rsid w:val="4CD2E407"/>
    <w:rsid w:val="4D0B9ECB"/>
    <w:rsid w:val="4D29B7DD"/>
    <w:rsid w:val="4D68A6DA"/>
    <w:rsid w:val="4D9F9DC5"/>
    <w:rsid w:val="4DA85499"/>
    <w:rsid w:val="4DB69B13"/>
    <w:rsid w:val="4DCD6982"/>
    <w:rsid w:val="4DF6025C"/>
    <w:rsid w:val="4DF6FE7B"/>
    <w:rsid w:val="4DF94538"/>
    <w:rsid w:val="4DFCED9C"/>
    <w:rsid w:val="4E074FEE"/>
    <w:rsid w:val="4E2D87B2"/>
    <w:rsid w:val="4E6F7EB1"/>
    <w:rsid w:val="4EAF6311"/>
    <w:rsid w:val="4ECA4303"/>
    <w:rsid w:val="4F6B2E2F"/>
    <w:rsid w:val="4F88B647"/>
    <w:rsid w:val="4FE3F24C"/>
    <w:rsid w:val="4FFDB126"/>
    <w:rsid w:val="5001367D"/>
    <w:rsid w:val="5033F676"/>
    <w:rsid w:val="506C6D53"/>
    <w:rsid w:val="5083DA7B"/>
    <w:rsid w:val="5091B020"/>
    <w:rsid w:val="509A66F4"/>
    <w:rsid w:val="50A419E7"/>
    <w:rsid w:val="50A8AD6E"/>
    <w:rsid w:val="50C63586"/>
    <w:rsid w:val="51070FA6"/>
    <w:rsid w:val="5161910C"/>
    <w:rsid w:val="527B722B"/>
    <w:rsid w:val="52E44C11"/>
    <w:rsid w:val="52F648C8"/>
    <w:rsid w:val="532C8006"/>
    <w:rsid w:val="533AC177"/>
    <w:rsid w:val="535E7FAE"/>
    <w:rsid w:val="53815AFE"/>
    <w:rsid w:val="538886A4"/>
    <w:rsid w:val="539046B7"/>
    <w:rsid w:val="53976DB4"/>
    <w:rsid w:val="53B77E93"/>
    <w:rsid w:val="53DA1C7A"/>
    <w:rsid w:val="53FC42B1"/>
    <w:rsid w:val="540F2330"/>
    <w:rsid w:val="54457868"/>
    <w:rsid w:val="544AEC93"/>
    <w:rsid w:val="54DA8C75"/>
    <w:rsid w:val="5500827B"/>
    <w:rsid w:val="5509B9E6"/>
    <w:rsid w:val="5531E795"/>
    <w:rsid w:val="55700326"/>
    <w:rsid w:val="55706EE7"/>
    <w:rsid w:val="559D7053"/>
    <w:rsid w:val="55C84AF5"/>
    <w:rsid w:val="55D9473A"/>
    <w:rsid w:val="55ED55E5"/>
    <w:rsid w:val="55FDDF14"/>
    <w:rsid w:val="5666FE5D"/>
    <w:rsid w:val="56736D59"/>
    <w:rsid w:val="575CB310"/>
    <w:rsid w:val="576E20B8"/>
    <w:rsid w:val="5812A6E5"/>
    <w:rsid w:val="589329B6"/>
    <w:rsid w:val="58C82BF0"/>
    <w:rsid w:val="58E11B48"/>
    <w:rsid w:val="58FD16F8"/>
    <w:rsid w:val="5920035E"/>
    <w:rsid w:val="592DD320"/>
    <w:rsid w:val="598F50BB"/>
    <w:rsid w:val="599C08EB"/>
    <w:rsid w:val="59A2C0C8"/>
    <w:rsid w:val="59B5885A"/>
    <w:rsid w:val="5A885A11"/>
    <w:rsid w:val="5A8A3C38"/>
    <w:rsid w:val="5A9F731E"/>
    <w:rsid w:val="5AAAB9A8"/>
    <w:rsid w:val="5AB99232"/>
    <w:rsid w:val="5ABF65A8"/>
    <w:rsid w:val="5B0481DB"/>
    <w:rsid w:val="5B48AF7C"/>
    <w:rsid w:val="5B527385"/>
    <w:rsid w:val="5BA56D07"/>
    <w:rsid w:val="5BE97C23"/>
    <w:rsid w:val="5BEF2953"/>
    <w:rsid w:val="5C119F01"/>
    <w:rsid w:val="5C346616"/>
    <w:rsid w:val="5C816863"/>
    <w:rsid w:val="5CEC4110"/>
    <w:rsid w:val="5CEFC667"/>
    <w:rsid w:val="5D2D8EC9"/>
    <w:rsid w:val="5D3B491B"/>
    <w:rsid w:val="5D460D96"/>
    <w:rsid w:val="5D608BE8"/>
    <w:rsid w:val="5D699CCB"/>
    <w:rsid w:val="5D8E8589"/>
    <w:rsid w:val="5DDDD17B"/>
    <w:rsid w:val="5DE7F08E"/>
    <w:rsid w:val="5E0641B4"/>
    <w:rsid w:val="5E0A37AD"/>
    <w:rsid w:val="5E13B2AA"/>
    <w:rsid w:val="5E306CD4"/>
    <w:rsid w:val="5E4C34BA"/>
    <w:rsid w:val="5E774E6C"/>
    <w:rsid w:val="5E977F62"/>
    <w:rsid w:val="5EAF78CF"/>
    <w:rsid w:val="5EB9B4F3"/>
    <w:rsid w:val="5EC3EC7B"/>
    <w:rsid w:val="5EE8D762"/>
    <w:rsid w:val="5EEFDC37"/>
    <w:rsid w:val="5F2DBE0F"/>
    <w:rsid w:val="5F34D326"/>
    <w:rsid w:val="5F47085D"/>
    <w:rsid w:val="5F99AD10"/>
    <w:rsid w:val="5FD921EE"/>
    <w:rsid w:val="5FE1D8C2"/>
    <w:rsid w:val="6010FB01"/>
    <w:rsid w:val="6027F10C"/>
    <w:rsid w:val="602D5B76"/>
    <w:rsid w:val="6035162B"/>
    <w:rsid w:val="603E88B8"/>
    <w:rsid w:val="6048F1CE"/>
    <w:rsid w:val="604EE56D"/>
    <w:rsid w:val="606B863A"/>
    <w:rsid w:val="608EDE5E"/>
    <w:rsid w:val="60E82AB8"/>
    <w:rsid w:val="611EA85C"/>
    <w:rsid w:val="612CD432"/>
    <w:rsid w:val="61397C7D"/>
    <w:rsid w:val="6182371B"/>
    <w:rsid w:val="6188265F"/>
    <w:rsid w:val="619D5A98"/>
    <w:rsid w:val="61BB6F40"/>
    <w:rsid w:val="61BE7CC5"/>
    <w:rsid w:val="61E1EE92"/>
    <w:rsid w:val="61EF38ED"/>
    <w:rsid w:val="61F05A48"/>
    <w:rsid w:val="6200A695"/>
    <w:rsid w:val="620340E3"/>
    <w:rsid w:val="621FEE67"/>
    <w:rsid w:val="62342FDC"/>
    <w:rsid w:val="62379974"/>
    <w:rsid w:val="623F574A"/>
    <w:rsid w:val="6246E266"/>
    <w:rsid w:val="624BC3A7"/>
    <w:rsid w:val="6263259C"/>
    <w:rsid w:val="6279E284"/>
    <w:rsid w:val="62ADAC31"/>
    <w:rsid w:val="62F39F3F"/>
    <w:rsid w:val="631F4D11"/>
    <w:rsid w:val="6333DB69"/>
    <w:rsid w:val="63D89FA5"/>
    <w:rsid w:val="63DC594B"/>
    <w:rsid w:val="63F44D69"/>
    <w:rsid w:val="63FB3DD5"/>
    <w:rsid w:val="6414918A"/>
    <w:rsid w:val="641C470F"/>
    <w:rsid w:val="644034C4"/>
    <w:rsid w:val="646B9831"/>
    <w:rsid w:val="6483919E"/>
    <w:rsid w:val="64B678D5"/>
    <w:rsid w:val="64D400ED"/>
    <w:rsid w:val="65104108"/>
    <w:rsid w:val="654C8123"/>
    <w:rsid w:val="65D66F01"/>
    <w:rsid w:val="65F8BD71"/>
    <w:rsid w:val="662AC778"/>
    <w:rsid w:val="66645F6C"/>
    <w:rsid w:val="666809FF"/>
    <w:rsid w:val="669C8649"/>
    <w:rsid w:val="66A113C2"/>
    <w:rsid w:val="672DD877"/>
    <w:rsid w:val="6742D766"/>
    <w:rsid w:val="67554F29"/>
    <w:rsid w:val="67751F9A"/>
    <w:rsid w:val="67B14204"/>
    <w:rsid w:val="67FBAB24"/>
    <w:rsid w:val="68047F6D"/>
    <w:rsid w:val="68302D3F"/>
    <w:rsid w:val="6842500F"/>
    <w:rsid w:val="687DFBC2"/>
    <w:rsid w:val="6887AEB5"/>
    <w:rsid w:val="688E2CE5"/>
    <w:rsid w:val="68A9CA54"/>
    <w:rsid w:val="68B18509"/>
    <w:rsid w:val="690006B2"/>
    <w:rsid w:val="691CBAE4"/>
    <w:rsid w:val="69378170"/>
    <w:rsid w:val="6940B32F"/>
    <w:rsid w:val="6951404A"/>
    <w:rsid w:val="698B18E8"/>
    <w:rsid w:val="69969148"/>
    <w:rsid w:val="69CAC418"/>
    <w:rsid w:val="6A06009B"/>
    <w:rsid w:val="6A55048C"/>
    <w:rsid w:val="6A67B654"/>
    <w:rsid w:val="6A76491E"/>
    <w:rsid w:val="6ACE26D2"/>
    <w:rsid w:val="6AD6DDA6"/>
    <w:rsid w:val="6AF6EBD7"/>
    <w:rsid w:val="6B41ECBF"/>
    <w:rsid w:val="6B5059FB"/>
    <w:rsid w:val="6B65DE56"/>
    <w:rsid w:val="6B700E1D"/>
    <w:rsid w:val="6B9BF34C"/>
    <w:rsid w:val="6BF54136"/>
    <w:rsid w:val="6C2E8161"/>
    <w:rsid w:val="6C56ABF1"/>
    <w:rsid w:val="6C7C2F24"/>
    <w:rsid w:val="6C8D2995"/>
    <w:rsid w:val="6CB96B5E"/>
    <w:rsid w:val="6CBCA20C"/>
    <w:rsid w:val="6D5EDB81"/>
    <w:rsid w:val="6D6BA277"/>
    <w:rsid w:val="6D71C21C"/>
    <w:rsid w:val="6D8E9B8A"/>
    <w:rsid w:val="6DA1E7C7"/>
    <w:rsid w:val="6DC26537"/>
    <w:rsid w:val="6DD0C332"/>
    <w:rsid w:val="6E085845"/>
    <w:rsid w:val="6E1C2D6A"/>
    <w:rsid w:val="6E57F0B1"/>
    <w:rsid w:val="6E8AF0A7"/>
    <w:rsid w:val="6EDCBE28"/>
    <w:rsid w:val="6EE4CA59"/>
    <w:rsid w:val="6F1ECE4F"/>
    <w:rsid w:val="6F20EDCB"/>
    <w:rsid w:val="6F37910A"/>
    <w:rsid w:val="6F8DCD68"/>
    <w:rsid w:val="6F950E62"/>
    <w:rsid w:val="6FADF419"/>
    <w:rsid w:val="6FB87483"/>
    <w:rsid w:val="7024FA0E"/>
    <w:rsid w:val="7041FCBF"/>
    <w:rsid w:val="704FCC81"/>
    <w:rsid w:val="7081485A"/>
    <w:rsid w:val="7093FA22"/>
    <w:rsid w:val="70FA6AA0"/>
    <w:rsid w:val="70FB8BFB"/>
    <w:rsid w:val="714B5B3F"/>
    <w:rsid w:val="717B1B48"/>
    <w:rsid w:val="717F9DB9"/>
    <w:rsid w:val="71B937F3"/>
    <w:rsid w:val="71B9FF3F"/>
    <w:rsid w:val="71BFD6A7"/>
    <w:rsid w:val="71C194B8"/>
    <w:rsid w:val="720787C6"/>
    <w:rsid w:val="7293AFE4"/>
    <w:rsid w:val="72E816A9"/>
    <w:rsid w:val="72EFF29D"/>
    <w:rsid w:val="72F5FEFA"/>
    <w:rsid w:val="72FC5170"/>
    <w:rsid w:val="73A414A9"/>
    <w:rsid w:val="73BB05B2"/>
    <w:rsid w:val="73CC9D81"/>
    <w:rsid w:val="73E78F65"/>
    <w:rsid w:val="73F62FEE"/>
    <w:rsid w:val="73F833BF"/>
    <w:rsid w:val="7417823F"/>
    <w:rsid w:val="743A2ABE"/>
    <w:rsid w:val="7460EE64"/>
    <w:rsid w:val="747289F3"/>
    <w:rsid w:val="74AAF03F"/>
    <w:rsid w:val="74B3A713"/>
    <w:rsid w:val="74D31ACF"/>
    <w:rsid w:val="75246C94"/>
    <w:rsid w:val="7569BD92"/>
    <w:rsid w:val="75721A57"/>
    <w:rsid w:val="75918E13"/>
    <w:rsid w:val="75B5F610"/>
    <w:rsid w:val="76034FB3"/>
    <w:rsid w:val="7614FDC1"/>
    <w:rsid w:val="7631AEF6"/>
    <w:rsid w:val="766DC9D5"/>
    <w:rsid w:val="7690C0D3"/>
    <w:rsid w:val="76D888BC"/>
    <w:rsid w:val="76E84249"/>
    <w:rsid w:val="7709949A"/>
    <w:rsid w:val="7736921C"/>
    <w:rsid w:val="773BF66A"/>
    <w:rsid w:val="774E58B8"/>
    <w:rsid w:val="778068B4"/>
    <w:rsid w:val="779D029A"/>
    <w:rsid w:val="77C1F5E5"/>
    <w:rsid w:val="77C52D2A"/>
    <w:rsid w:val="78167EEF"/>
    <w:rsid w:val="7829D83B"/>
    <w:rsid w:val="7835ABF1"/>
    <w:rsid w:val="785EF23D"/>
    <w:rsid w:val="787DD70A"/>
    <w:rsid w:val="7883E0D4"/>
    <w:rsid w:val="78A168EC"/>
    <w:rsid w:val="78A3CB87"/>
    <w:rsid w:val="78C8975D"/>
    <w:rsid w:val="78F16F72"/>
    <w:rsid w:val="790AA689"/>
    <w:rsid w:val="7911324E"/>
    <w:rsid w:val="7A10DDDB"/>
    <w:rsid w:val="7A2E00B2"/>
    <w:rsid w:val="7A4BD5BF"/>
    <w:rsid w:val="7A729A12"/>
    <w:rsid w:val="7AA61243"/>
    <w:rsid w:val="7AA84E68"/>
    <w:rsid w:val="7B030D74"/>
    <w:rsid w:val="7B16F59E"/>
    <w:rsid w:val="7B46FD6F"/>
    <w:rsid w:val="7B4DE248"/>
    <w:rsid w:val="7B648587"/>
    <w:rsid w:val="7BA1A101"/>
    <w:rsid w:val="7BA8B328"/>
    <w:rsid w:val="7BC175E3"/>
    <w:rsid w:val="7BC93098"/>
    <w:rsid w:val="7BE10B44"/>
    <w:rsid w:val="7BE42F78"/>
    <w:rsid w:val="7BE7AE57"/>
    <w:rsid w:val="7BEAB4BF"/>
    <w:rsid w:val="7BFFA0A7"/>
    <w:rsid w:val="7C1D8E61"/>
    <w:rsid w:val="7C23C992"/>
    <w:rsid w:val="7C2CACDC"/>
    <w:rsid w:val="7C4F2CFF"/>
    <w:rsid w:val="7C67266C"/>
    <w:rsid w:val="7C68EBD9"/>
    <w:rsid w:val="7C6C81CF"/>
    <w:rsid w:val="7C721965"/>
    <w:rsid w:val="7C7BF7B0"/>
    <w:rsid w:val="7C7FE927"/>
    <w:rsid w:val="7D105737"/>
    <w:rsid w:val="7D3015F1"/>
    <w:rsid w:val="7D3A6AF4"/>
    <w:rsid w:val="7D83535A"/>
    <w:rsid w:val="7DB434BE"/>
    <w:rsid w:val="7DC889C7"/>
    <w:rsid w:val="7DDC523F"/>
    <w:rsid w:val="7E5D3633"/>
    <w:rsid w:val="7E9AC583"/>
    <w:rsid w:val="7EB2BEF0"/>
    <w:rsid w:val="7ED8CB0B"/>
    <w:rsid w:val="7EE17D56"/>
    <w:rsid w:val="7F1A66B6"/>
    <w:rsid w:val="7F413F5A"/>
    <w:rsid w:val="7F6944AE"/>
    <w:rsid w:val="7FE0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AF0369"/>
  <w15:chartTrackingRefBased/>
  <w15:docId w15:val="{26E35D50-27E7-43D5-8298-C279BA6CA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F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5F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9D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8421A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9A18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witter.com/BNPHURD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facebook.com/bnphurd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instagram.com/bnphurd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hyperlink" Target="http://bnphu.gob.do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s://www.youtube.com/c/BibliotecaNacionalPedroHenr&#237;quezUre&#241;a" TargetMode="External"/><Relationship Id="Rda4721726c5541c7" Type="http://schemas.microsoft.com/office/2019/09/relationships/intelligence" Target="intelligenc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2915E8503FA042B917CF3977AA8BF2" ma:contentTypeVersion="4" ma:contentTypeDescription="Create a new document." ma:contentTypeScope="" ma:versionID="30dbbcfa394f038ac47797a6d1547d99">
  <xsd:schema xmlns:xsd="http://www.w3.org/2001/XMLSchema" xmlns:xs="http://www.w3.org/2001/XMLSchema" xmlns:p="http://schemas.microsoft.com/office/2006/metadata/properties" xmlns:ns3="909e35a8-4d48-4a02-b724-90719725c9b7" targetNamespace="http://schemas.microsoft.com/office/2006/metadata/properties" ma:root="true" ma:fieldsID="2920a7f4faa116ebbb509904a85bf130" ns3:_="">
    <xsd:import namespace="909e35a8-4d48-4a02-b724-90719725c9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9e35a8-4d48-4a02-b724-90719725c9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6A60F9-60E0-4400-B5CD-E3927D4AC8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9DEA25-B177-4D73-A605-ABB5121A1C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9e35a8-4d48-4a02-b724-90719725c9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C9529C-6172-46C0-8B68-84C2DCC0C17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1DA3D2-EC1E-4F93-B8CF-761B7188354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18</Pages>
  <Words>3397</Words>
  <Characters>18684</Characters>
  <Application>Microsoft Office Word</Application>
  <DocSecurity>0</DocSecurity>
  <Lines>155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Andújar</dc:creator>
  <cp:keywords/>
  <dc:description/>
  <cp:lastModifiedBy>Isaolym E. Mieses</cp:lastModifiedBy>
  <cp:revision>10</cp:revision>
  <dcterms:created xsi:type="dcterms:W3CDTF">2021-11-08T14:20:00Z</dcterms:created>
  <dcterms:modified xsi:type="dcterms:W3CDTF">2021-11-10T21:46:00Z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0x010100142915E8503FA042B917CF3977AA8BF2</vt:lpwstr>
  </property>
</Properties>
</file>
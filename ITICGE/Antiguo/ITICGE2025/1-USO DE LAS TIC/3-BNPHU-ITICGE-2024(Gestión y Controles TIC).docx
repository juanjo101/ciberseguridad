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E2D95" w14:textId="77777777" w:rsidR="00757637" w:rsidRPr="00B06125" w:rsidRDefault="00757637" w:rsidP="00757637">
      <w:pPr>
        <w:jc w:val="center"/>
        <w:rPr>
          <w:b/>
          <w:sz w:val="24"/>
          <w:szCs w:val="24"/>
          <w:lang w:val="es-DO"/>
        </w:rPr>
      </w:pPr>
      <w:r w:rsidRPr="00B06125">
        <w:rPr>
          <w:b/>
          <w:sz w:val="24"/>
          <w:szCs w:val="24"/>
          <w:lang w:val="es-DO"/>
        </w:rPr>
        <w:t>Gestión y Controles TIC</w:t>
      </w:r>
    </w:p>
    <w:p w14:paraId="2D879B93" w14:textId="77777777" w:rsidR="00757637" w:rsidRPr="002B59B6" w:rsidRDefault="00757637" w:rsidP="00757637">
      <w:pPr>
        <w:pStyle w:val="ListParagraph"/>
        <w:numPr>
          <w:ilvl w:val="0"/>
          <w:numId w:val="2"/>
        </w:numPr>
        <w:rPr>
          <w:lang w:val="es-MX"/>
        </w:rPr>
      </w:pPr>
      <w:r w:rsidRPr="0E65DFC9">
        <w:rPr>
          <w:b/>
          <w:lang w:val="es-MX"/>
        </w:rPr>
        <w:t>1 C -</w:t>
      </w:r>
      <w:r w:rsidRPr="002B59B6">
        <w:rPr>
          <w:lang w:val="es-MX"/>
        </w:rPr>
        <w:t xml:space="preserve"> Si en la sección anterior indicó que su institución tiene un centro de datos, ¿</w:t>
      </w:r>
      <w:r w:rsidRPr="0E65DFC9">
        <w:rPr>
          <w:lang w:val="es-MX"/>
        </w:rPr>
        <w:t>Cuáles</w:t>
      </w:r>
      <w:r w:rsidRPr="002B59B6">
        <w:rPr>
          <w:lang w:val="es-MX"/>
        </w:rPr>
        <w:t xml:space="preserve"> de los siguientes elementos </w:t>
      </w:r>
      <w:r w:rsidRPr="0E65DFC9">
        <w:rPr>
          <w:lang w:val="es-MX"/>
        </w:rPr>
        <w:t>posee</w:t>
      </w:r>
      <w:r w:rsidRPr="002B59B6">
        <w:rPr>
          <w:lang w:val="es-MX"/>
        </w:rPr>
        <w:t>?</w:t>
      </w:r>
    </w:p>
    <w:p w14:paraId="4668265A" w14:textId="77777777" w:rsidR="00757637" w:rsidRDefault="00757637" w:rsidP="00757637">
      <w:pPr>
        <w:pStyle w:val="ListParagraph"/>
        <w:numPr>
          <w:ilvl w:val="0"/>
          <w:numId w:val="1"/>
        </w:numPr>
        <w:rPr>
          <w:lang w:val="es-DO"/>
        </w:rPr>
      </w:pPr>
      <w:r w:rsidRPr="00B06125">
        <w:rPr>
          <w:lang w:val="es-DO"/>
        </w:rPr>
        <w:t>Plano, diagrama o Esquema (Mostrar evidencia al Auditor)</w:t>
      </w:r>
    </w:p>
    <w:p w14:paraId="2728BD6A" w14:textId="117F400E" w:rsidR="001269BA" w:rsidRDefault="001D0868" w:rsidP="00B7217C">
      <w:pPr>
        <w:pStyle w:val="ListParagraph"/>
        <w:ind w:left="1440"/>
        <w:rPr>
          <w:lang w:val="es-DO"/>
        </w:rPr>
      </w:pPr>
      <w:r>
        <w:rPr>
          <w:lang w:val="es-DO"/>
        </w:rPr>
        <w:t xml:space="preserve">De momento tenemos en plano de nuestro </w:t>
      </w:r>
      <w:r w:rsidR="004350DE">
        <w:rPr>
          <w:lang w:val="es-DO"/>
        </w:rPr>
        <w:t>centro de datos</w:t>
      </w:r>
      <w:r w:rsidR="00B7217C">
        <w:rPr>
          <w:lang w:val="es-DO"/>
        </w:rPr>
        <w:t xml:space="preserve"> (el </w:t>
      </w:r>
      <w:r w:rsidR="002C3B45">
        <w:rPr>
          <w:lang w:val="es-DO"/>
        </w:rPr>
        <w:t>siguiente</w:t>
      </w:r>
      <w:r w:rsidR="00B7217C">
        <w:rPr>
          <w:lang w:val="es-DO"/>
        </w:rPr>
        <w:t>).</w:t>
      </w:r>
    </w:p>
    <w:p w14:paraId="3AC7BC00" w14:textId="736FE095" w:rsidR="001269BA" w:rsidRPr="00B7217C" w:rsidRDefault="00F454F5" w:rsidP="00B7217C">
      <w:pPr>
        <w:pStyle w:val="ListParagraph"/>
        <w:ind w:left="1080"/>
        <w:rPr>
          <w:lang w:val="es-DO"/>
        </w:rPr>
      </w:pPr>
      <w:r w:rsidRPr="00F454F5">
        <w:rPr>
          <w:noProof/>
          <w:lang w:val="es-DO"/>
        </w:rPr>
        <w:drawing>
          <wp:inline distT="0" distB="0" distL="0" distR="0" wp14:anchorId="505EDD16" wp14:editId="10D1E879">
            <wp:extent cx="5486400" cy="2459990"/>
            <wp:effectExtent l="19050" t="19050" r="19050" b="16510"/>
            <wp:docPr id="951211421" name="Imagen 1" descr="Imagen que contiene Gráfico de cajas y bigote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11421" name="Imagen 1" descr="Imagen que contiene Gráfico de cajas y bigotes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9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941D45" w14:textId="3B46F09B" w:rsidR="00757637" w:rsidRPr="004350DE" w:rsidRDefault="00757637" w:rsidP="00757637">
      <w:pPr>
        <w:pStyle w:val="ListParagraph"/>
        <w:numPr>
          <w:ilvl w:val="0"/>
          <w:numId w:val="1"/>
        </w:numPr>
        <w:rPr>
          <w:lang w:val="es-DO"/>
        </w:rPr>
      </w:pPr>
      <w:r w:rsidRPr="004350DE">
        <w:rPr>
          <w:lang w:val="es-DO"/>
        </w:rPr>
        <w:t xml:space="preserve">Herramienta de respaldo para </w:t>
      </w:r>
      <w:r w:rsidR="001B612B">
        <w:rPr>
          <w:lang w:val="es-DO"/>
        </w:rPr>
        <w:t>s</w:t>
      </w:r>
      <w:r w:rsidR="001B612B" w:rsidRPr="004350DE">
        <w:rPr>
          <w:lang w:val="es-DO"/>
        </w:rPr>
        <w:t>ervidores</w:t>
      </w:r>
      <w:r w:rsidR="001B612B">
        <w:rPr>
          <w:lang w:val="es-DO"/>
        </w:rPr>
        <w:t xml:space="preserve"> (</w:t>
      </w:r>
      <w:r w:rsidR="00B7217C">
        <w:rPr>
          <w:lang w:val="es-DO"/>
        </w:rPr>
        <w:t xml:space="preserve">Active </w:t>
      </w:r>
      <w:r w:rsidR="00461423">
        <w:rPr>
          <w:lang w:val="es-DO"/>
        </w:rPr>
        <w:t>Backup for</w:t>
      </w:r>
      <w:r w:rsidR="00B7217C">
        <w:rPr>
          <w:lang w:val="es-DO"/>
        </w:rPr>
        <w:t xml:space="preserve"> </w:t>
      </w:r>
      <w:r w:rsidR="00461423">
        <w:rPr>
          <w:lang w:val="es-DO"/>
        </w:rPr>
        <w:t>B</w:t>
      </w:r>
      <w:r w:rsidR="00B7217C">
        <w:rPr>
          <w:lang w:val="es-DO"/>
        </w:rPr>
        <w:t>us</w:t>
      </w:r>
      <w:r w:rsidR="00461423">
        <w:rPr>
          <w:lang w:val="es-DO"/>
        </w:rPr>
        <w:t>iness, en el Sysnology</w:t>
      </w:r>
      <w:r w:rsidR="00B7217C">
        <w:rPr>
          <w:lang w:val="es-DO"/>
        </w:rPr>
        <w:t>)</w:t>
      </w:r>
    </w:p>
    <w:p w14:paraId="43E2EBA0" w14:textId="57140F05" w:rsidR="00A47A01" w:rsidRPr="00B7217C" w:rsidRDefault="0083546E" w:rsidP="00B7217C">
      <w:pPr>
        <w:pStyle w:val="ListParagraph"/>
        <w:ind w:left="1080"/>
        <w:rPr>
          <w:highlight w:val="yellow"/>
          <w:lang w:val="es-DO"/>
        </w:rPr>
      </w:pPr>
      <w:r>
        <w:rPr>
          <w:noProof/>
          <w:highlight w:val="yellow"/>
          <w:lang w:val="es-DO"/>
        </w:rPr>
        <w:drawing>
          <wp:inline distT="0" distB="0" distL="0" distR="0" wp14:anchorId="2F01CAA0" wp14:editId="3EC2845A">
            <wp:extent cx="5486400" cy="2822080"/>
            <wp:effectExtent l="0" t="0" r="0" b="0"/>
            <wp:docPr id="102417449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2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399FC" w14:textId="77777777" w:rsidR="00757637" w:rsidRDefault="00757637" w:rsidP="00757637">
      <w:pPr>
        <w:pStyle w:val="ListParagraph"/>
        <w:numPr>
          <w:ilvl w:val="0"/>
          <w:numId w:val="1"/>
        </w:numPr>
        <w:rPr>
          <w:lang w:val="es-DO"/>
        </w:rPr>
      </w:pPr>
      <w:r w:rsidRPr="00B06125">
        <w:rPr>
          <w:lang w:val="es-DO"/>
        </w:rPr>
        <w:t>Sistema de prevención y/o supresión de incendios (No aplican extintores manuales)</w:t>
      </w:r>
    </w:p>
    <w:p w14:paraId="0898B951" w14:textId="32BF22B7" w:rsidR="00A47A01" w:rsidRDefault="00A47A01" w:rsidP="00A47A01">
      <w:pPr>
        <w:pStyle w:val="ListParagraph"/>
        <w:ind w:left="1440"/>
        <w:rPr>
          <w:lang w:val="es-DO"/>
        </w:rPr>
      </w:pPr>
      <w:r>
        <w:rPr>
          <w:lang w:val="es-DO"/>
        </w:rPr>
        <w:t>Como pueden ver en las imágenes el sistema de incendio cuenta con un sensor en el techo para detección de incendios</w:t>
      </w:r>
    </w:p>
    <w:p w14:paraId="5E3E8F75" w14:textId="608EA3AB" w:rsidR="003947E5" w:rsidRDefault="005F72C3" w:rsidP="005F72C3">
      <w:pPr>
        <w:pStyle w:val="NormalWeb"/>
        <w:ind w:left="1440"/>
      </w:pPr>
      <w:r>
        <w:rPr>
          <w:noProof/>
        </w:rPr>
        <w:drawing>
          <wp:inline distT="0" distB="0" distL="0" distR="0" wp14:anchorId="0F792FCD" wp14:editId="4C4088C9">
            <wp:extent cx="2413000" cy="4613945"/>
            <wp:effectExtent l="0" t="0" r="6350" b="0"/>
            <wp:docPr id="1924537421" name="Imagen 4" descr="Puerta de entrad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37421" name="Imagen 4" descr="Puerta de entrad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123"/>
                    <a:stretch/>
                  </pic:blipFill>
                  <pic:spPr bwMode="auto">
                    <a:xfrm>
                      <a:off x="0" y="0"/>
                      <a:ext cx="2420873" cy="46289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947E5">
        <w:rPr>
          <w:noProof/>
        </w:rPr>
        <w:drawing>
          <wp:inline distT="0" distB="0" distL="0" distR="0" wp14:anchorId="1222DB2A" wp14:editId="160B5820">
            <wp:extent cx="2432247" cy="4612070"/>
            <wp:effectExtent l="0" t="0" r="6350" b="0"/>
            <wp:docPr id="1351965492" name="Imagen 2" descr="Imagen que contiene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65492" name="Imagen 2" descr="Imagen que contiene Texto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821"/>
                    <a:stretch/>
                  </pic:blipFill>
                  <pic:spPr bwMode="auto">
                    <a:xfrm flipH="1">
                      <a:off x="0" y="0"/>
                      <a:ext cx="2442776" cy="463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AB654F" w14:textId="018FF6E7" w:rsidR="003947E5" w:rsidRPr="00B06125" w:rsidRDefault="003947E5" w:rsidP="003947E5">
      <w:pPr>
        <w:pStyle w:val="ListParagraph"/>
        <w:ind w:left="1440"/>
        <w:rPr>
          <w:lang w:val="es-DO"/>
        </w:rPr>
      </w:pPr>
    </w:p>
    <w:p w14:paraId="13A7420D" w14:textId="77777777" w:rsidR="00757637" w:rsidRPr="00B06125" w:rsidRDefault="00757637" w:rsidP="00757637">
      <w:pPr>
        <w:pStyle w:val="ListParagraph"/>
        <w:numPr>
          <w:ilvl w:val="0"/>
          <w:numId w:val="2"/>
        </w:numPr>
        <w:rPr>
          <w:lang w:val="es-DO"/>
        </w:rPr>
      </w:pPr>
      <w:r w:rsidRPr="0E65DFC9">
        <w:rPr>
          <w:b/>
          <w:lang w:val="es-DO"/>
        </w:rPr>
        <w:t>2 C -</w:t>
      </w:r>
      <w:r w:rsidRPr="00B06125">
        <w:rPr>
          <w:lang w:val="es-DO"/>
        </w:rPr>
        <w:t>¿Existe un sistema de control de acceso a áreas sensitivas?</w:t>
      </w:r>
    </w:p>
    <w:p w14:paraId="34B509EA" w14:textId="3265696B" w:rsidR="00757637" w:rsidRDefault="003F52AD" w:rsidP="003F52AD">
      <w:pPr>
        <w:pStyle w:val="ListParagraph"/>
        <w:rPr>
          <w:lang w:val="es-DO"/>
        </w:rPr>
      </w:pPr>
      <w:r w:rsidRPr="0E65DFC9">
        <w:rPr>
          <w:lang w:val="es-DO"/>
        </w:rPr>
        <w:t>Si</w:t>
      </w:r>
      <w:r>
        <w:rPr>
          <w:lang w:val="es-DO"/>
        </w:rPr>
        <w:t>, contamos con un control de accesos por tarjetas de proximidad</w:t>
      </w:r>
      <w:r w:rsidR="00136596">
        <w:rPr>
          <w:lang w:val="es-DO"/>
        </w:rPr>
        <w:t>, en la siguiente imagen se muestra el d</w:t>
      </w:r>
      <w:r w:rsidR="00405A48">
        <w:rPr>
          <w:lang w:val="es-DO"/>
        </w:rPr>
        <w:t>ispositivo lector de tarjetas</w:t>
      </w:r>
      <w:r w:rsidR="00963A97">
        <w:rPr>
          <w:lang w:val="es-DO"/>
        </w:rPr>
        <w:t>.</w:t>
      </w:r>
    </w:p>
    <w:p w14:paraId="204A1AA5" w14:textId="5075FB0A" w:rsidR="00757637" w:rsidRDefault="00757637" w:rsidP="00757637">
      <w:pPr>
        <w:rPr>
          <w:lang w:val="es-DO"/>
        </w:rPr>
      </w:pPr>
      <w:r>
        <w:rPr>
          <w:noProof/>
          <w:lang w:val="es-DO"/>
        </w:rPr>
        <w:drawing>
          <wp:inline distT="0" distB="0" distL="0" distR="0" wp14:anchorId="03F3B6C9" wp14:editId="45B7F33E">
            <wp:extent cx="2063692" cy="2751590"/>
            <wp:effectExtent l="0" t="0" r="0" b="0"/>
            <wp:docPr id="773430835" name="Picture 9" descr="Una puerta blan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430835" name="Picture 9" descr="Una puerta blanc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3988" cy="27653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71149">
        <w:rPr>
          <w:noProof/>
          <w:lang w:val="es-DO"/>
        </w:rPr>
        <w:drawing>
          <wp:inline distT="0" distB="0" distL="0" distR="0" wp14:anchorId="592C9A14" wp14:editId="3CFB6358">
            <wp:extent cx="3649211" cy="2736906"/>
            <wp:effectExtent l="0" t="0" r="8890" b="6350"/>
            <wp:docPr id="1202261280" name="Picture 8" descr="Imagen que contiene interior, computadora, cuarto, fo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61280" name="Picture 8" descr="Imagen que contiene interior, computadora, cuarto, fot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768" cy="27778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800974" w14:textId="77777777" w:rsidR="00757637" w:rsidRPr="00B06125" w:rsidRDefault="00757637" w:rsidP="00757637">
      <w:pPr>
        <w:pStyle w:val="ListParagraph"/>
        <w:numPr>
          <w:ilvl w:val="0"/>
          <w:numId w:val="2"/>
        </w:numPr>
        <w:rPr>
          <w:lang w:val="es-DO"/>
        </w:rPr>
      </w:pPr>
      <w:r w:rsidRPr="0E65DFC9">
        <w:rPr>
          <w:b/>
          <w:lang w:val="es-DO"/>
        </w:rPr>
        <w:t>3 C</w:t>
      </w:r>
      <w:r w:rsidRPr="00B06125">
        <w:rPr>
          <w:lang w:val="es-DO"/>
        </w:rPr>
        <w:t xml:space="preserve"> -¿Tiene controles establecidos para la entrada y salida del personal a la institución?</w:t>
      </w:r>
    </w:p>
    <w:p w14:paraId="507F7760" w14:textId="028F14B5" w:rsidR="002F4FAF" w:rsidRDefault="005513FD" w:rsidP="00190534">
      <w:pPr>
        <w:pStyle w:val="ListParagraph"/>
        <w:rPr>
          <w:lang w:val="es-DO"/>
        </w:rPr>
      </w:pPr>
      <w:r>
        <w:rPr>
          <w:lang w:val="es-DO"/>
        </w:rPr>
        <w:t>Sí</w:t>
      </w:r>
      <w:r w:rsidR="008B1298">
        <w:rPr>
          <w:lang w:val="es-DO"/>
        </w:rPr>
        <w:t>, Esta</w:t>
      </w:r>
      <w:r w:rsidR="00190534">
        <w:rPr>
          <w:lang w:val="es-DO"/>
        </w:rPr>
        <w:t xml:space="preserve"> en funcionamiento</w:t>
      </w:r>
      <w:r>
        <w:rPr>
          <w:lang w:val="es-DO"/>
        </w:rPr>
        <w:t xml:space="preserve"> un sistema de ponche</w:t>
      </w:r>
      <w:r w:rsidR="00190534">
        <w:rPr>
          <w:lang w:val="es-DO"/>
        </w:rPr>
        <w:t xml:space="preserve"> para los empleados.</w:t>
      </w:r>
    </w:p>
    <w:p w14:paraId="6FAE5CB8" w14:textId="72D0A8ED" w:rsidR="00E63D0F" w:rsidRDefault="009F2CC2" w:rsidP="00190534">
      <w:pPr>
        <w:pStyle w:val="ListParagraph"/>
        <w:rPr>
          <w:lang w:val="es-DO"/>
        </w:rPr>
      </w:pPr>
      <w:r>
        <w:rPr>
          <w:noProof/>
        </w:rPr>
        <w:drawing>
          <wp:inline distT="0" distB="0" distL="0" distR="0" wp14:anchorId="4BFACEBF" wp14:editId="7E36C408">
            <wp:extent cx="5486400" cy="3098409"/>
            <wp:effectExtent l="0" t="0" r="0" b="6985"/>
            <wp:docPr id="1947096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9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35BD7" w14:textId="03A4598E" w:rsidR="005C7F98" w:rsidRPr="00676B3B" w:rsidRDefault="009E09E3" w:rsidP="00214453">
      <w:pPr>
        <w:jc w:val="center"/>
        <w:rPr>
          <w:color w:val="BF4E14" w:themeColor="accent2" w:themeShade="BF"/>
          <w:sz w:val="72"/>
          <w:szCs w:val="72"/>
        </w:rPr>
      </w:pPr>
      <w:r w:rsidRPr="009E09E3">
        <w:rPr>
          <w:noProof/>
          <w:color w:val="BF4E14" w:themeColor="accent2" w:themeShade="BF"/>
          <w:sz w:val="72"/>
          <w:szCs w:val="72"/>
        </w:rPr>
        <w:drawing>
          <wp:inline distT="0" distB="0" distL="0" distR="0" wp14:anchorId="0A1C80EC" wp14:editId="7F29B5F7">
            <wp:extent cx="4572000" cy="2500468"/>
            <wp:effectExtent l="19050" t="19050" r="19050" b="14605"/>
            <wp:docPr id="99204059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016" b="40965"/>
                    <a:stretch/>
                  </pic:blipFill>
                  <pic:spPr bwMode="auto">
                    <a:xfrm>
                      <a:off x="0" y="0"/>
                      <a:ext cx="4572000" cy="2500468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2863F" w14:textId="77777777" w:rsidR="00757637" w:rsidRPr="00B06125" w:rsidRDefault="00757637" w:rsidP="00757637">
      <w:pPr>
        <w:pStyle w:val="ListParagraph"/>
        <w:numPr>
          <w:ilvl w:val="0"/>
          <w:numId w:val="2"/>
        </w:numPr>
        <w:rPr>
          <w:lang w:val="es-DO"/>
        </w:rPr>
      </w:pPr>
      <w:r w:rsidRPr="0E65DFC9">
        <w:rPr>
          <w:b/>
          <w:lang w:val="es-DO"/>
        </w:rPr>
        <w:t>6 C -</w:t>
      </w:r>
      <w:r w:rsidRPr="00B06125">
        <w:rPr>
          <w:lang w:val="es-DO"/>
        </w:rPr>
        <w:t>¿Tiene su organismo controles establecidos para la entrada y salida de visitantes a la institución?</w:t>
      </w:r>
    </w:p>
    <w:p w14:paraId="4005029E" w14:textId="1E6747F2" w:rsidR="00757637" w:rsidRDefault="00757637" w:rsidP="00757637">
      <w:pPr>
        <w:pStyle w:val="ListParagraph"/>
        <w:rPr>
          <w:lang w:val="es-DO"/>
        </w:rPr>
      </w:pPr>
      <w:r>
        <w:rPr>
          <w:lang w:val="es-DO"/>
        </w:rPr>
        <w:t>S</w:t>
      </w:r>
      <w:r w:rsidRPr="0E65DFC9">
        <w:rPr>
          <w:lang w:val="es-DO"/>
        </w:rPr>
        <w:t>i</w:t>
      </w:r>
      <w:r w:rsidR="00704C3D">
        <w:rPr>
          <w:lang w:val="es-DO"/>
        </w:rPr>
        <w:t>, tenemos un</w:t>
      </w:r>
      <w:r w:rsidR="00456F3A">
        <w:rPr>
          <w:lang w:val="es-DO"/>
        </w:rPr>
        <w:t xml:space="preserve">a </w:t>
      </w:r>
      <w:r w:rsidR="00B02735">
        <w:rPr>
          <w:lang w:val="es-DO"/>
        </w:rPr>
        <w:t>aplicación web</w:t>
      </w:r>
      <w:r w:rsidR="00456F3A">
        <w:rPr>
          <w:lang w:val="es-DO"/>
        </w:rPr>
        <w:t xml:space="preserve"> </w:t>
      </w:r>
      <w:r w:rsidR="0065070A">
        <w:rPr>
          <w:lang w:val="es-DO"/>
        </w:rPr>
        <w:t>para el registro</w:t>
      </w:r>
      <w:r w:rsidR="00456F3A">
        <w:rPr>
          <w:lang w:val="es-DO"/>
        </w:rPr>
        <w:t xml:space="preserve"> de visitas</w:t>
      </w:r>
      <w:r w:rsidR="0065070A">
        <w:rPr>
          <w:lang w:val="es-DO"/>
        </w:rPr>
        <w:t xml:space="preserve"> empleado para registrar a los visitantes de institución.</w:t>
      </w:r>
    </w:p>
    <w:p w14:paraId="2CEEC1F3" w14:textId="5E934F5B" w:rsidR="004E5DED" w:rsidRDefault="004E5DED" w:rsidP="00757637">
      <w:pPr>
        <w:pStyle w:val="ListParagraph"/>
        <w:rPr>
          <w:lang w:val="es-DO"/>
        </w:rPr>
      </w:pPr>
      <w:r w:rsidRPr="00CD3E18">
        <w:rPr>
          <w:noProof/>
        </w:rPr>
        <w:drawing>
          <wp:inline distT="0" distB="0" distL="0" distR="0" wp14:anchorId="54584C38" wp14:editId="57850125">
            <wp:extent cx="5486400" cy="2410265"/>
            <wp:effectExtent l="19050" t="19050" r="19050" b="28575"/>
            <wp:docPr id="1676083353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83353" name="Imagen 1" descr="Gráf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0265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8550A2D" w14:textId="4174159F" w:rsidR="00B02735" w:rsidRDefault="00B02735" w:rsidP="00757637">
      <w:pPr>
        <w:pStyle w:val="ListParagraph"/>
        <w:rPr>
          <w:lang w:val="es-DO"/>
        </w:rPr>
      </w:pPr>
      <w:r w:rsidRPr="00B02735">
        <w:rPr>
          <w:noProof/>
        </w:rPr>
        <w:drawing>
          <wp:inline distT="0" distB="0" distL="0" distR="0" wp14:anchorId="1D6E5439" wp14:editId="72389143">
            <wp:extent cx="5484966" cy="1811102"/>
            <wp:effectExtent l="19050" t="19050" r="20955" b="17780"/>
            <wp:docPr id="555987496" name="Imagen 4" descr="Un grupo de personas en medio de cuar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87496" name="Imagen 4" descr="Un grupo de personas en medio de cuar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380" b="14919"/>
                    <a:stretch/>
                  </pic:blipFill>
                  <pic:spPr bwMode="auto">
                    <a:xfrm>
                      <a:off x="0" y="0"/>
                      <a:ext cx="5486400" cy="181157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2382C" w14:textId="77777777" w:rsidR="00757637" w:rsidRDefault="00757637" w:rsidP="00757637">
      <w:pPr>
        <w:pStyle w:val="ListParagraph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>7 C -</w:t>
      </w:r>
      <w:r w:rsidRPr="00B06125">
        <w:rPr>
          <w:lang w:val="es-DO"/>
        </w:rPr>
        <w:t>¿Están señalizadas las áreas no seguras para empleados?</w:t>
      </w:r>
    </w:p>
    <w:p w14:paraId="64FEBB19" w14:textId="48775201" w:rsidR="00E75BAC" w:rsidRPr="00B06125" w:rsidRDefault="00E75BAC" w:rsidP="00E75BAC">
      <w:pPr>
        <w:pStyle w:val="ListParagraph"/>
        <w:rPr>
          <w:lang w:val="es-DO"/>
        </w:rPr>
      </w:pPr>
      <w:r>
        <w:rPr>
          <w:b/>
          <w:lang w:val="es-DO"/>
        </w:rPr>
        <w:t>S</w:t>
      </w:r>
      <w:r w:rsidR="000D062C">
        <w:rPr>
          <w:b/>
          <w:lang w:val="es-DO"/>
        </w:rPr>
        <w:t>í</w:t>
      </w:r>
      <w:r w:rsidR="00963A97">
        <w:rPr>
          <w:b/>
          <w:lang w:val="es-DO"/>
        </w:rPr>
        <w:t xml:space="preserve">, por </w:t>
      </w:r>
      <w:r w:rsidR="008006F3">
        <w:rPr>
          <w:b/>
          <w:lang w:val="es-DO"/>
        </w:rPr>
        <w:t>ejemplo,</w:t>
      </w:r>
      <w:r w:rsidR="00963A97">
        <w:rPr>
          <w:b/>
          <w:lang w:val="es-DO"/>
        </w:rPr>
        <w:t xml:space="preserve"> </w:t>
      </w:r>
      <w:r w:rsidR="008006F3">
        <w:rPr>
          <w:b/>
          <w:lang w:val="es-DO"/>
        </w:rPr>
        <w:t xml:space="preserve">el cuarto de </w:t>
      </w:r>
      <w:r w:rsidR="003E2C70">
        <w:rPr>
          <w:b/>
          <w:lang w:val="es-DO"/>
        </w:rPr>
        <w:t xml:space="preserve">UPS para el edificio de la institución esta señalizado con </w:t>
      </w:r>
      <w:r w:rsidR="00C36C0D">
        <w:rPr>
          <w:b/>
          <w:lang w:val="es-DO"/>
        </w:rPr>
        <w:t>la advertencia de alta tensión.</w:t>
      </w:r>
    </w:p>
    <w:p w14:paraId="3291ADB4" w14:textId="0A73E2A2" w:rsidR="00E75BAC" w:rsidRDefault="00E75BAC" w:rsidP="000D062C">
      <w:pPr>
        <w:pStyle w:val="NormalWeb"/>
        <w:ind w:left="720"/>
      </w:pPr>
      <w:r>
        <w:rPr>
          <w:noProof/>
        </w:rPr>
        <w:drawing>
          <wp:inline distT="0" distB="0" distL="0" distR="0" wp14:anchorId="0D989B7C" wp14:editId="4E677677">
            <wp:extent cx="5486400" cy="2406748"/>
            <wp:effectExtent l="0" t="0" r="0" b="0"/>
            <wp:docPr id="1398488374" name="Imagen 5" descr="Texto, Cart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88374" name="Imagen 5" descr="Texto, Cart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6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C27B" w14:textId="77777777" w:rsidR="00757637" w:rsidRPr="00B06125" w:rsidRDefault="00757637" w:rsidP="00757637">
      <w:pPr>
        <w:pStyle w:val="ListParagraph"/>
        <w:rPr>
          <w:lang w:val="es-DO"/>
        </w:rPr>
      </w:pPr>
    </w:p>
    <w:p w14:paraId="653EC1FF" w14:textId="77777777" w:rsidR="00757637" w:rsidRDefault="00757637" w:rsidP="00757637">
      <w:pPr>
        <w:pStyle w:val="ListParagraph"/>
        <w:numPr>
          <w:ilvl w:val="0"/>
          <w:numId w:val="2"/>
        </w:numPr>
        <w:rPr>
          <w:lang w:val="es-MX"/>
        </w:rPr>
      </w:pPr>
      <w:r w:rsidRPr="0E65DFC9">
        <w:rPr>
          <w:b/>
          <w:lang w:val="es-MX"/>
        </w:rPr>
        <w:t>8 C -</w:t>
      </w:r>
      <w:r w:rsidRPr="002B59B6">
        <w:rPr>
          <w:lang w:val="es-MX"/>
        </w:rPr>
        <w:t xml:space="preserve">¿Tiene la institución un plan de evacuación y prevención de pérdidas humanas en caso de algún desastre natural o emergencia por </w:t>
      </w:r>
      <w:r w:rsidRPr="0E65DFC9">
        <w:rPr>
          <w:lang w:val="es-MX"/>
        </w:rPr>
        <w:t>algún siniestro</w:t>
      </w:r>
      <w:r w:rsidRPr="002B59B6">
        <w:rPr>
          <w:lang w:val="es-MX"/>
        </w:rPr>
        <w:t>?</w:t>
      </w:r>
    </w:p>
    <w:p w14:paraId="4F6E1531" w14:textId="2D26321C" w:rsidR="006661BB" w:rsidRPr="00020DFF" w:rsidRDefault="00F41BE7" w:rsidP="00020DFF">
      <w:pPr>
        <w:pStyle w:val="ListParagraph"/>
        <w:rPr>
          <w:lang w:val="es-MX"/>
        </w:rPr>
      </w:pPr>
      <w:hyperlink r:id="rId17" w:history="1">
        <w:r w:rsidRPr="006661BB">
          <w:rPr>
            <w:rStyle w:val="Hyperlink"/>
            <w:lang w:val="es-MX"/>
          </w:rPr>
          <w:t>https://bnphurd-my.sharepoint.com/:w:/r/personal/jdiaz_bnphu_gob_do/_layouts/15/Doc.aspx?sourcedoc=%7BB8516D01-FEF6-404C-9085-DE8211EEC7B4%7D&amp;file=PLAN%20DE%20EMERGENCIA%20Y%20EL%20SISTAP%20BNPHU%2C%202022.doc&amp;action=default&amp;mobileredirect=true</w:t>
        </w:r>
      </w:hyperlink>
    </w:p>
    <w:p w14:paraId="5DBB86CC" w14:textId="77777777" w:rsidR="00757637" w:rsidRPr="0001085D" w:rsidRDefault="00757637" w:rsidP="00757637">
      <w:pPr>
        <w:pStyle w:val="ListParagraph"/>
        <w:numPr>
          <w:ilvl w:val="0"/>
          <w:numId w:val="2"/>
        </w:numPr>
        <w:rPr>
          <w:bCs/>
          <w:lang w:val="es-DO"/>
        </w:rPr>
      </w:pPr>
      <w:r w:rsidRPr="00B06125">
        <w:rPr>
          <w:b/>
          <w:lang w:val="es-DO"/>
        </w:rPr>
        <w:t>9 C -</w:t>
      </w:r>
      <w:r w:rsidRPr="00B06125">
        <w:rPr>
          <w:lang w:val="es-DO"/>
        </w:rPr>
        <w:t>¿Realizan pruebas y simulacros del tipo desastre natural o emergencias con el personal de la institución?</w:t>
      </w:r>
    </w:p>
    <w:p w14:paraId="4045C8B0" w14:textId="29CD8890" w:rsidR="00162375" w:rsidRPr="0001085D" w:rsidRDefault="0001085D" w:rsidP="0095770A">
      <w:pPr>
        <w:pStyle w:val="ListParagraph"/>
        <w:rPr>
          <w:bCs/>
          <w:lang w:val="es-DO"/>
        </w:rPr>
      </w:pPr>
      <w:r w:rsidRPr="0001085D">
        <w:rPr>
          <w:bCs/>
          <w:lang w:val="es-DO"/>
        </w:rPr>
        <w:t>S</w:t>
      </w:r>
      <w:r>
        <w:rPr>
          <w:bCs/>
          <w:lang w:val="es-DO"/>
        </w:rPr>
        <w:t>í</w:t>
      </w:r>
      <w:r w:rsidRPr="0001085D">
        <w:rPr>
          <w:bCs/>
          <w:lang w:val="es-DO"/>
        </w:rPr>
        <w:t>, personal</w:t>
      </w:r>
      <w:r w:rsidR="00D42119" w:rsidRPr="0001085D">
        <w:rPr>
          <w:bCs/>
          <w:lang w:val="es-DO"/>
        </w:rPr>
        <w:t xml:space="preserve"> de la institución</w:t>
      </w:r>
      <w:r w:rsidR="002B2BBA" w:rsidRPr="0001085D">
        <w:rPr>
          <w:bCs/>
          <w:lang w:val="es-DO"/>
        </w:rPr>
        <w:t xml:space="preserve"> se ha reunido para completar simulacros </w:t>
      </w:r>
      <w:r w:rsidR="00732E37" w:rsidRPr="0001085D">
        <w:rPr>
          <w:bCs/>
          <w:lang w:val="es-DO"/>
        </w:rPr>
        <w:t xml:space="preserve">siguiendo los lineamientos documentados </w:t>
      </w:r>
      <w:r w:rsidRPr="0001085D">
        <w:rPr>
          <w:bCs/>
          <w:lang w:val="es-DO"/>
        </w:rPr>
        <w:t>en el documento del enlace.</w:t>
      </w:r>
    </w:p>
    <w:p w14:paraId="1296C762" w14:textId="3387A781" w:rsidR="00182F6C" w:rsidRDefault="00182F6C" w:rsidP="00757637">
      <w:pPr>
        <w:pStyle w:val="ListParagraph"/>
        <w:rPr>
          <w:b/>
          <w:lang w:val="es-DO"/>
        </w:rPr>
      </w:pPr>
      <w:r w:rsidRPr="005A681E">
        <w:rPr>
          <w:noProof/>
        </w:rPr>
        <w:drawing>
          <wp:inline distT="0" distB="0" distL="0" distR="0" wp14:anchorId="3D6BB605" wp14:editId="680BD35C">
            <wp:extent cx="5486138" cy="3268079"/>
            <wp:effectExtent l="0" t="0" r="635" b="8890"/>
            <wp:docPr id="1852065624" name="Imagen 7" descr="Una multitud de gente en la calle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Una multitud de gente en la calle&#10;&#10;Descripción generada automáticamente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52" b="4475"/>
                    <a:stretch/>
                  </pic:blipFill>
                  <pic:spPr bwMode="auto">
                    <a:xfrm>
                      <a:off x="0" y="0"/>
                      <a:ext cx="5486400" cy="326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EDC849" w14:textId="61901082" w:rsidR="00676F16" w:rsidRPr="0025318E" w:rsidRDefault="00757637" w:rsidP="0025318E">
      <w:pPr>
        <w:pStyle w:val="ListParagraph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>12 C -</w:t>
      </w:r>
      <w:r w:rsidRPr="00B06125">
        <w:rPr>
          <w:lang w:val="es-DO"/>
        </w:rPr>
        <w:t>¿Están sus servidores protegidos por antivirus?</w:t>
      </w:r>
      <w:r w:rsidR="0025318E">
        <w:rPr>
          <w:lang w:val="es-DO"/>
        </w:rPr>
        <w:t xml:space="preserve"> </w:t>
      </w:r>
      <w:r w:rsidR="009C1146">
        <w:rPr>
          <w:lang w:val="es-DO"/>
        </w:rPr>
        <w:t xml:space="preserve">Lista de server protegidos por Sophos </w:t>
      </w:r>
    </w:p>
    <w:p w14:paraId="54C508D0" w14:textId="2C3E896D" w:rsidR="0073251F" w:rsidRPr="00B06125" w:rsidRDefault="0073251F" w:rsidP="00676F16">
      <w:pPr>
        <w:pStyle w:val="ListParagraph"/>
        <w:rPr>
          <w:lang w:val="es-DO"/>
        </w:rPr>
      </w:pPr>
      <w:r>
        <w:rPr>
          <w:noProof/>
        </w:rPr>
        <w:drawing>
          <wp:inline distT="0" distB="0" distL="0" distR="0" wp14:anchorId="23556AF8" wp14:editId="11964F28">
            <wp:extent cx="5486400" cy="2840502"/>
            <wp:effectExtent l="0" t="0" r="0" b="0"/>
            <wp:docPr id="157273585" name="Imagen 1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3585" name="Imagen 13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0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A1E2" w14:textId="77777777" w:rsidR="00757637" w:rsidRDefault="00757637" w:rsidP="00757637">
      <w:pPr>
        <w:pStyle w:val="ListParagraph"/>
        <w:rPr>
          <w:b/>
          <w:lang w:val="es-DO"/>
        </w:rPr>
      </w:pPr>
    </w:p>
    <w:p w14:paraId="371BFE54" w14:textId="76D95EBB" w:rsidR="00757637" w:rsidRDefault="00757637">
      <w:pPr>
        <w:pStyle w:val="ListParagraph"/>
        <w:numPr>
          <w:ilvl w:val="0"/>
          <w:numId w:val="2"/>
        </w:numPr>
        <w:rPr>
          <w:b/>
          <w:lang w:val="es-DO"/>
        </w:rPr>
      </w:pPr>
      <w:r w:rsidRPr="002108EE">
        <w:rPr>
          <w:b/>
          <w:lang w:val="es-DO"/>
        </w:rPr>
        <w:t>13 C -</w:t>
      </w:r>
      <w:r w:rsidRPr="002108EE">
        <w:rPr>
          <w:lang w:val="es-DO"/>
        </w:rPr>
        <w:t>¿Están sus servidores protegidos por un cortafuegos (firewall)?</w:t>
      </w:r>
      <w:r w:rsidR="003915B4" w:rsidRPr="002108EE">
        <w:rPr>
          <w:lang w:val="es-DO"/>
        </w:rPr>
        <w:t xml:space="preserve"> </w:t>
      </w:r>
      <w:r w:rsidRPr="002108EE">
        <w:rPr>
          <w:b/>
          <w:lang w:val="es-DO"/>
        </w:rPr>
        <w:t>Si</w:t>
      </w:r>
    </w:p>
    <w:p w14:paraId="7A954790" w14:textId="12EAAA8A" w:rsidR="002108EE" w:rsidRPr="002108EE" w:rsidRDefault="007F3897" w:rsidP="00981A33">
      <w:pPr>
        <w:ind w:left="720"/>
        <w:rPr>
          <w:b/>
          <w:lang w:val="es-DO"/>
        </w:rPr>
      </w:pPr>
      <w:r>
        <w:rPr>
          <w:b/>
          <w:noProof/>
          <w:lang w:val="es-DO"/>
        </w:rPr>
        <w:drawing>
          <wp:inline distT="0" distB="0" distL="0" distR="0" wp14:anchorId="492BB700" wp14:editId="33A5FFC6">
            <wp:extent cx="5486400" cy="2673689"/>
            <wp:effectExtent l="0" t="0" r="0" b="0"/>
            <wp:docPr id="569932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73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FB2CE" w14:textId="0A453EA4" w:rsidR="00757637" w:rsidRDefault="00757637" w:rsidP="0025318E">
      <w:pPr>
        <w:pStyle w:val="ListParagraph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>14 C -</w:t>
      </w:r>
      <w:r w:rsidRPr="00B06125">
        <w:rPr>
          <w:lang w:val="es-DO"/>
        </w:rPr>
        <w:t>¿Están las estaciones de trabajo con conexiones al servidor protegidas por antivirus?</w:t>
      </w:r>
    </w:p>
    <w:p w14:paraId="2B9A6958" w14:textId="202B8AC7" w:rsidR="009C1146" w:rsidRPr="0025318E" w:rsidRDefault="00D3544F" w:rsidP="00D3544F">
      <w:pPr>
        <w:pStyle w:val="ListParagraph"/>
        <w:rPr>
          <w:lang w:val="es-DO"/>
        </w:rPr>
      </w:pPr>
      <w:r>
        <w:rPr>
          <w:b/>
          <w:lang w:val="es-DO"/>
        </w:rPr>
        <w:t xml:space="preserve">Muestra de </w:t>
      </w:r>
      <w:r w:rsidR="009C1146">
        <w:rPr>
          <w:b/>
          <w:lang w:val="es-DO"/>
        </w:rPr>
        <w:t>Listado de</w:t>
      </w:r>
      <w:r>
        <w:rPr>
          <w:b/>
          <w:lang w:val="es-DO"/>
        </w:rPr>
        <w:t xml:space="preserve"> estaciones protegidas por Sophos.</w:t>
      </w:r>
    </w:p>
    <w:p w14:paraId="10A1400D" w14:textId="4AECB9F8" w:rsidR="0025318E" w:rsidRDefault="0025318E" w:rsidP="00757637">
      <w:pPr>
        <w:pStyle w:val="ListParagraph"/>
        <w:rPr>
          <w:b/>
          <w:lang w:val="es-DO"/>
        </w:rPr>
      </w:pPr>
      <w:r>
        <w:rPr>
          <w:noProof/>
        </w:rPr>
        <w:drawing>
          <wp:inline distT="0" distB="0" distL="0" distR="0" wp14:anchorId="78173044" wp14:editId="212B34D3">
            <wp:extent cx="5486400" cy="2879774"/>
            <wp:effectExtent l="0" t="0" r="0" b="0"/>
            <wp:docPr id="2090114573" name="Imagen 1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14573" name="Imagen 14" descr="Captura de pantalla de computador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79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33117" w14:textId="2711EC5C" w:rsidR="00757637" w:rsidRPr="00B06125" w:rsidRDefault="00757637" w:rsidP="00757637">
      <w:pPr>
        <w:pStyle w:val="ListParagraph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>15 C -</w:t>
      </w:r>
      <w:r w:rsidRPr="00B06125">
        <w:rPr>
          <w:lang w:val="es-DO"/>
        </w:rPr>
        <w:t>¿Existe un sistema de control de usuarios?</w:t>
      </w:r>
      <w:r w:rsidR="002D5822">
        <w:rPr>
          <w:noProof/>
          <w:lang w:val="es-DO"/>
        </w:rPr>
        <w:drawing>
          <wp:inline distT="0" distB="0" distL="0" distR="0" wp14:anchorId="0C4CFC3C" wp14:editId="5C434649">
            <wp:extent cx="5486400" cy="3559911"/>
            <wp:effectExtent l="0" t="0" r="0" b="2540"/>
            <wp:docPr id="43855417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59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CF287C" w14:textId="34A500A9" w:rsidR="00757637" w:rsidRDefault="00E23A3C" w:rsidP="00757637">
      <w:pPr>
        <w:pStyle w:val="ListParagraph"/>
        <w:rPr>
          <w:lang w:val="es-DO"/>
        </w:rPr>
      </w:pPr>
      <w:r w:rsidRPr="00E23A3C">
        <w:rPr>
          <w:noProof/>
          <w:lang w:val="es-DO"/>
        </w:rPr>
        <w:drawing>
          <wp:inline distT="0" distB="0" distL="0" distR="0" wp14:anchorId="0271A788" wp14:editId="46B1052E">
            <wp:extent cx="5486400" cy="2919046"/>
            <wp:effectExtent l="0" t="0" r="0" b="0"/>
            <wp:docPr id="283263509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63509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9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CA88" w14:textId="77777777" w:rsidR="00757637" w:rsidRPr="00B06125" w:rsidRDefault="00757637" w:rsidP="00757637">
      <w:pPr>
        <w:pStyle w:val="ListParagraph"/>
        <w:rPr>
          <w:lang w:val="es-DO"/>
        </w:rPr>
      </w:pPr>
    </w:p>
    <w:p w14:paraId="04F34CFC" w14:textId="6F1CA48F" w:rsidR="00757637" w:rsidRPr="005F32DE" w:rsidRDefault="00757637" w:rsidP="005F32DE">
      <w:pPr>
        <w:ind w:left="360"/>
        <w:rPr>
          <w:color w:val="BF4E14" w:themeColor="accent2" w:themeShade="BF"/>
          <w:sz w:val="72"/>
          <w:szCs w:val="72"/>
          <w:lang w:val="es-DO"/>
        </w:rPr>
      </w:pPr>
      <w:r w:rsidRPr="005F32DE">
        <w:rPr>
          <w:b/>
          <w:lang w:val="es-DO"/>
        </w:rPr>
        <w:t>24 C -</w:t>
      </w:r>
      <w:r w:rsidRPr="005F32DE">
        <w:rPr>
          <w:lang w:val="es-DO"/>
        </w:rPr>
        <w:t>¿Tiene su organismo una política definida para la conservación y eliminación de documentos físicos?</w:t>
      </w:r>
      <w:r w:rsidR="00732D59">
        <w:rPr>
          <w:lang w:val="es-DO"/>
        </w:rPr>
        <w:t xml:space="preserve"> </w:t>
      </w:r>
      <w:r w:rsidR="005F32DE" w:rsidRPr="005F32DE">
        <w:rPr>
          <w:lang w:val="es-DO"/>
        </w:rPr>
        <w:t>no</w:t>
      </w:r>
    </w:p>
    <w:p w14:paraId="26A8F983" w14:textId="77777777" w:rsidR="005F32DE" w:rsidRPr="00F61136" w:rsidRDefault="005F32DE" w:rsidP="005F32DE">
      <w:pPr>
        <w:pStyle w:val="ListParagraph"/>
        <w:rPr>
          <w:color w:val="BF4E14" w:themeColor="accent2" w:themeShade="BF"/>
          <w:sz w:val="72"/>
          <w:szCs w:val="72"/>
          <w:lang w:val="es-DO"/>
        </w:rPr>
      </w:pPr>
    </w:p>
    <w:p w14:paraId="04DD22D6" w14:textId="77777777" w:rsidR="00757637" w:rsidRPr="00B06125" w:rsidRDefault="00757637" w:rsidP="00757637">
      <w:pPr>
        <w:pStyle w:val="ListParagraph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>26 C -</w:t>
      </w:r>
      <w:r w:rsidRPr="00B06125">
        <w:rPr>
          <w:lang w:val="es-DO"/>
        </w:rPr>
        <w:t>¿Existe un inventario de equipos del departamento de TIC?</w:t>
      </w:r>
    </w:p>
    <w:p w14:paraId="7597CAC6" w14:textId="77777777" w:rsidR="00300806" w:rsidRPr="00300806" w:rsidRDefault="00300806" w:rsidP="00300806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  <w:hyperlink r:id="rId24" w:history="1">
        <w:r>
          <w:rPr>
            <w:rStyle w:val="Hyperlink"/>
          </w:rPr>
          <w:t>Inventario General 2024.xlsx</w:t>
        </w:r>
      </w:hyperlink>
    </w:p>
    <w:p w14:paraId="2931B8FB" w14:textId="59A35FF7" w:rsidR="00A5545E" w:rsidRPr="00A5545E" w:rsidRDefault="00A5545E" w:rsidP="00A5545E">
      <w:pPr>
        <w:pStyle w:val="ListParagraph"/>
        <w:numPr>
          <w:ilvl w:val="0"/>
          <w:numId w:val="2"/>
        </w:numPr>
        <w:spacing w:line="240" w:lineRule="auto"/>
        <w:rPr>
          <w:sz w:val="24"/>
          <w:szCs w:val="24"/>
        </w:rPr>
      </w:pPr>
    </w:p>
    <w:p w14:paraId="53336580" w14:textId="77777777" w:rsidR="00757637" w:rsidRDefault="00757637" w:rsidP="00757637">
      <w:pPr>
        <w:pStyle w:val="ListParagraph"/>
        <w:numPr>
          <w:ilvl w:val="0"/>
          <w:numId w:val="2"/>
        </w:numPr>
        <w:rPr>
          <w:lang w:val="es-DO"/>
        </w:rPr>
      </w:pPr>
      <w:r w:rsidRPr="00B06125">
        <w:rPr>
          <w:b/>
          <w:lang w:val="es-DO"/>
        </w:rPr>
        <w:t>27 C -</w:t>
      </w:r>
      <w:r w:rsidRPr="00B06125">
        <w:rPr>
          <w:lang w:val="es-DO"/>
        </w:rPr>
        <w:t>¿Existe un inventario detallado y actualizado del software crítico?</w:t>
      </w:r>
    </w:p>
    <w:p w14:paraId="6E1CE09D" w14:textId="77777777" w:rsidR="008121AF" w:rsidRPr="008121AF" w:rsidRDefault="0055446B" w:rsidP="00757637">
      <w:pPr>
        <w:pStyle w:val="ListParagraph"/>
        <w:numPr>
          <w:ilvl w:val="0"/>
          <w:numId w:val="2"/>
        </w:numPr>
        <w:rPr>
          <w:lang w:val="es-MX"/>
        </w:rPr>
      </w:pPr>
      <w:r w:rsidRPr="0055446B">
        <w:rPr>
          <w:noProof/>
          <w:color w:val="BF4E14" w:themeColor="accent2" w:themeShade="BF"/>
          <w:sz w:val="72"/>
          <w:szCs w:val="72"/>
          <w:lang w:val="es-DO"/>
        </w:rPr>
        <w:drawing>
          <wp:inline distT="0" distB="0" distL="0" distR="0" wp14:anchorId="33CE67A3" wp14:editId="3865B6A1">
            <wp:extent cx="5943600" cy="1982470"/>
            <wp:effectExtent l="0" t="0" r="0" b="0"/>
            <wp:docPr id="1579856585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56585" name="Imagen 1" descr="Una captura de pantalla de una computadora&#10;&#10;Descripción generada automáticament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C6A2" w14:textId="772487BE" w:rsidR="00295FDC" w:rsidRPr="00C742A7" w:rsidRDefault="00DF1F0D">
      <w:pPr>
        <w:pStyle w:val="collection-item"/>
        <w:numPr>
          <w:ilvl w:val="0"/>
          <w:numId w:val="2"/>
        </w:numPr>
        <w:pBdr>
          <w:top w:val="single" w:sz="6" w:space="0" w:color="E0E0E0"/>
          <w:left w:val="single" w:sz="6" w:space="0" w:color="E0E0E0"/>
          <w:bottom w:val="single" w:sz="6" w:space="8" w:color="E0E0E0"/>
          <w:right w:val="single" w:sz="6" w:space="0" w:color="E0E0E0"/>
        </w:pBdr>
        <w:shd w:val="clear" w:color="auto" w:fill="FFFFFF"/>
        <w:spacing w:before="0" w:beforeAutospacing="0" w:after="0" w:afterAutospacing="0"/>
        <w:rPr>
          <w:rFonts w:ascii="Poppins" w:hAnsi="Poppins" w:cs="Poppins"/>
          <w:lang w:val="es-DO"/>
        </w:rPr>
      </w:pPr>
      <w:r w:rsidRPr="00C742A7">
        <w:rPr>
          <w:rFonts w:ascii="Poppins" w:hAnsi="Poppins" w:cs="Poppins"/>
          <w:b/>
          <w:bCs/>
          <w:lang w:val="es-DO"/>
        </w:rPr>
        <w:t>28 C -</w:t>
      </w:r>
      <w:r w:rsidRPr="00C742A7">
        <w:rPr>
          <w:rFonts w:ascii="Poppins" w:hAnsi="Poppins" w:cs="Poppins"/>
          <w:lang w:val="es-DO"/>
        </w:rPr>
        <w:t>¿Existe una base de datos de equipos con el registro de movimiento (altas, bajas y modificaciones ) que permita su trazabilidad?</w:t>
      </w:r>
      <w:r w:rsidR="00F20C76" w:rsidRPr="00C742A7">
        <w:rPr>
          <w:rFonts w:asciiTheme="minorHAnsi" w:eastAsiaTheme="minorHAnsi" w:hAnsiTheme="minorHAnsi" w:cstheme="minorBidi"/>
          <w:kern w:val="2"/>
          <w:sz w:val="22"/>
          <w:szCs w:val="22"/>
          <w:lang w:val="es-DO"/>
          <w14:ligatures w14:val="standardContextual"/>
        </w:rPr>
        <w:t xml:space="preserve"> </w:t>
      </w:r>
      <w:hyperlink r:id="rId26" w:history="1">
        <w:r w:rsidR="00C742A7" w:rsidRPr="00C742A7">
          <w:rPr>
            <w:rStyle w:val="Hyperlink"/>
            <w:rFonts w:ascii="Poppins" w:hAnsi="Poppins" w:cs="Poppins"/>
          </w:rPr>
          <w:t>BD EQUIPOS BNPHU.xlsx</w:t>
        </w:r>
      </w:hyperlink>
    </w:p>
    <w:p w14:paraId="44AB37F2" w14:textId="77777777" w:rsidR="008121AF" w:rsidRPr="00DF1F0D" w:rsidRDefault="008121AF" w:rsidP="008121AF">
      <w:pPr>
        <w:pStyle w:val="ListParagraph"/>
        <w:rPr>
          <w:lang w:val="es-DO"/>
        </w:rPr>
      </w:pPr>
    </w:p>
    <w:p w14:paraId="5F0E9C6E" w14:textId="64E1C764" w:rsidR="00757637" w:rsidRDefault="00757637" w:rsidP="00757637">
      <w:pPr>
        <w:pStyle w:val="ListParagraph"/>
        <w:numPr>
          <w:ilvl w:val="0"/>
          <w:numId w:val="2"/>
        </w:numPr>
        <w:rPr>
          <w:lang w:val="es-MX"/>
        </w:rPr>
      </w:pPr>
      <w:r w:rsidRPr="0E65DFC9">
        <w:rPr>
          <w:b/>
          <w:lang w:val="es-MX"/>
        </w:rPr>
        <w:t>29 C -</w:t>
      </w:r>
      <w:r w:rsidRPr="002B59B6">
        <w:rPr>
          <w:lang w:val="es-MX"/>
        </w:rPr>
        <w:t>¿Existe un procedimiento formal de respaldo periódico o backup basado en un calendario?</w:t>
      </w:r>
      <w:r w:rsidR="000207E9">
        <w:rPr>
          <w:lang w:val="es-MX"/>
        </w:rPr>
        <w:t xml:space="preserve"> </w:t>
      </w:r>
      <w:r w:rsidR="0055446B">
        <w:rPr>
          <w:lang w:val="es-MX"/>
        </w:rPr>
        <w:t xml:space="preserve"> Se encuentra en el manual de pro</w:t>
      </w:r>
      <w:r w:rsidR="00D61ECD">
        <w:rPr>
          <w:lang w:val="es-MX"/>
        </w:rPr>
        <w:t xml:space="preserve">cedimientos </w:t>
      </w:r>
    </w:p>
    <w:p w14:paraId="05B8796E" w14:textId="0781EBC3" w:rsidR="005F32DE" w:rsidRPr="005F32DE" w:rsidRDefault="005F32DE" w:rsidP="005F32DE">
      <w:pPr>
        <w:pStyle w:val="ListParagraph"/>
        <w:spacing w:line="240" w:lineRule="auto"/>
        <w:rPr>
          <w:sz w:val="24"/>
          <w:szCs w:val="24"/>
          <w:lang w:val="es-DO"/>
        </w:rPr>
      </w:pPr>
      <w:hyperlink r:id="rId27" w:history="1">
        <w:r w:rsidRPr="005F32DE">
          <w:rPr>
            <w:rStyle w:val="Hyperlink"/>
            <w:lang w:val="es-DO"/>
          </w:rPr>
          <w:t>manual de politicas y procedimeintos</w:t>
        </w:r>
      </w:hyperlink>
      <w:r w:rsidRPr="005F32DE">
        <w:rPr>
          <w:lang w:val="es-DO"/>
        </w:rPr>
        <w:t xml:space="preserve"> </w:t>
      </w:r>
    </w:p>
    <w:p w14:paraId="363AC6D5" w14:textId="32243560" w:rsidR="00D61ECD" w:rsidRPr="005F32DE" w:rsidRDefault="00D61ECD" w:rsidP="005F32DE">
      <w:pPr>
        <w:spacing w:line="240" w:lineRule="auto"/>
        <w:ind w:left="360"/>
        <w:rPr>
          <w:sz w:val="24"/>
          <w:szCs w:val="24"/>
          <w:lang w:val="es-DO"/>
        </w:rPr>
      </w:pPr>
    </w:p>
    <w:p w14:paraId="3AEC827E" w14:textId="77777777" w:rsidR="00D61ECD" w:rsidRPr="00D61ECD" w:rsidRDefault="00D61ECD" w:rsidP="00D61ECD">
      <w:pPr>
        <w:rPr>
          <w:lang w:val="es-MX"/>
        </w:rPr>
      </w:pPr>
    </w:p>
    <w:p w14:paraId="029EFD44" w14:textId="34D4412E" w:rsidR="00757637" w:rsidRPr="00D52A64" w:rsidRDefault="000207E9" w:rsidP="00D52A64">
      <w:pPr>
        <w:ind w:left="360"/>
        <w:rPr>
          <w:lang w:val="es-MX"/>
        </w:rPr>
      </w:pPr>
      <w:r w:rsidRPr="000207E9">
        <w:rPr>
          <w:noProof/>
          <w:lang w:val="es-DO"/>
        </w:rPr>
        <w:drawing>
          <wp:inline distT="0" distB="0" distL="0" distR="0" wp14:anchorId="640C53AA" wp14:editId="28498BE8">
            <wp:extent cx="5943600" cy="5758180"/>
            <wp:effectExtent l="0" t="0" r="0" b="0"/>
            <wp:docPr id="1856773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730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D8E8" w14:textId="77777777" w:rsidR="00757637" w:rsidRPr="00B06125" w:rsidRDefault="00757637" w:rsidP="00757637">
      <w:pPr>
        <w:pStyle w:val="ListParagraph"/>
        <w:numPr>
          <w:ilvl w:val="0"/>
          <w:numId w:val="2"/>
        </w:numPr>
        <w:rPr>
          <w:lang w:val="es-DO"/>
        </w:rPr>
      </w:pPr>
      <w:r w:rsidRPr="00B06125">
        <w:rPr>
          <w:b/>
          <w:bCs/>
          <w:lang w:val="es-DO"/>
        </w:rPr>
        <w:t>36 C -</w:t>
      </w:r>
      <w:r w:rsidRPr="00B06125">
        <w:rPr>
          <w:lang w:val="es-DO"/>
        </w:rPr>
        <w:t>¿A través de que se realizan las solicitudes de instalación, reinstalación y reparación de software?</w:t>
      </w:r>
    </w:p>
    <w:p w14:paraId="1ADD3824" w14:textId="77777777" w:rsidR="00757637" w:rsidRDefault="00757637" w:rsidP="00757637">
      <w:pPr>
        <w:pStyle w:val="ListParagraph"/>
        <w:numPr>
          <w:ilvl w:val="1"/>
          <w:numId w:val="2"/>
        </w:numPr>
        <w:rPr>
          <w:highlight w:val="yellow"/>
          <w:lang w:val="es-DO"/>
        </w:rPr>
      </w:pPr>
      <w:r w:rsidRPr="003D0372">
        <w:rPr>
          <w:highlight w:val="yellow"/>
          <w:lang w:val="es-DO"/>
        </w:rPr>
        <w:t>Sistema de Mesa de Ayuda</w:t>
      </w:r>
    </w:p>
    <w:p w14:paraId="2612AD29" w14:textId="00A95E4F" w:rsidR="00787798" w:rsidRPr="003D0372" w:rsidRDefault="008B20A1" w:rsidP="008B20A1">
      <w:pPr>
        <w:pStyle w:val="ListParagraph"/>
        <w:rPr>
          <w:highlight w:val="yellow"/>
          <w:lang w:val="es-DO"/>
        </w:rPr>
      </w:pPr>
      <w:r w:rsidRPr="008B20A1">
        <w:rPr>
          <w:noProof/>
          <w:lang w:val="es-DO"/>
        </w:rPr>
        <w:drawing>
          <wp:inline distT="0" distB="0" distL="0" distR="0" wp14:anchorId="7C93B7F7" wp14:editId="63B044F4">
            <wp:extent cx="5486400" cy="1735015"/>
            <wp:effectExtent l="0" t="0" r="0" b="0"/>
            <wp:docPr id="139144080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440804" name="Imagen 1" descr="Interfaz de usuario gráfica, Aplicación&#10;&#10;Descripción generada automáticament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3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A38" w14:textId="77777777" w:rsidR="00757637" w:rsidRDefault="00757637" w:rsidP="00757637">
      <w:pPr>
        <w:pStyle w:val="ListParagraph"/>
        <w:numPr>
          <w:ilvl w:val="1"/>
          <w:numId w:val="2"/>
        </w:numPr>
        <w:rPr>
          <w:lang w:val="es-DO"/>
        </w:rPr>
      </w:pPr>
      <w:r w:rsidRPr="00B06125">
        <w:rPr>
          <w:lang w:val="es-DO"/>
        </w:rPr>
        <w:t>Vía Correo Electrónico</w:t>
      </w:r>
    </w:p>
    <w:p w14:paraId="773F9125" w14:textId="51E81C6A" w:rsidR="008B20A1" w:rsidRPr="00B06125" w:rsidRDefault="00063AA7" w:rsidP="00063AA7">
      <w:pPr>
        <w:pStyle w:val="ListParagraph"/>
        <w:rPr>
          <w:lang w:val="es-DO"/>
        </w:rPr>
      </w:pPr>
      <w:r w:rsidRPr="00063AA7">
        <w:rPr>
          <w:noProof/>
          <w:lang w:val="es-DO"/>
        </w:rPr>
        <w:drawing>
          <wp:inline distT="0" distB="0" distL="0" distR="0" wp14:anchorId="5096EDF7" wp14:editId="22DBF022">
            <wp:extent cx="5484506" cy="1975556"/>
            <wp:effectExtent l="0" t="0" r="1905" b="5715"/>
            <wp:docPr id="107362125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21256" name="Imagen 1" descr="Texto&#10;&#10;Descripción generada automáticamente"/>
                    <pic:cNvPicPr/>
                  </pic:nvPicPr>
                  <pic:blipFill rotWithShape="1">
                    <a:blip r:embed="rId30"/>
                    <a:srcRect b="12658"/>
                    <a:stretch/>
                  </pic:blipFill>
                  <pic:spPr bwMode="auto">
                    <a:xfrm>
                      <a:off x="0" y="0"/>
                      <a:ext cx="5492037" cy="1978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09893" w14:textId="77777777" w:rsidR="00757637" w:rsidRDefault="00757637" w:rsidP="00757637">
      <w:pPr>
        <w:pStyle w:val="ListParagraph"/>
        <w:numPr>
          <w:ilvl w:val="1"/>
          <w:numId w:val="2"/>
        </w:numPr>
        <w:rPr>
          <w:lang w:val="es-DO"/>
        </w:rPr>
      </w:pPr>
      <w:r w:rsidRPr="00B06125">
        <w:rPr>
          <w:lang w:val="es-DO"/>
        </w:rPr>
        <w:t>Vía Telefónica</w:t>
      </w:r>
    </w:p>
    <w:p w14:paraId="7F57C887" w14:textId="77777777" w:rsidR="00757637" w:rsidRPr="00B06125" w:rsidRDefault="00757637" w:rsidP="00757637">
      <w:pPr>
        <w:pStyle w:val="ListParagraph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37 C </w:t>
      </w:r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¿Es responsabilidad de TI aprobar cualquier requerimiento o solicitud de instalación, reinstalación o reparación de software?</w:t>
      </w:r>
    </w:p>
    <w:p w14:paraId="65B4DB3A" w14:textId="786BD08F" w:rsidR="00757637" w:rsidRDefault="00757637" w:rsidP="00757637">
      <w:pPr>
        <w:pStyle w:val="ListParagraph"/>
        <w:rPr>
          <w:b/>
          <w:lang w:val="es-DO"/>
        </w:rPr>
      </w:pPr>
      <w:r>
        <w:rPr>
          <w:b/>
          <w:lang w:val="es-DO"/>
        </w:rPr>
        <w:t>Sí.</w:t>
      </w:r>
      <w:r w:rsidR="00183644">
        <w:rPr>
          <w:b/>
          <w:lang w:val="es-DO"/>
        </w:rPr>
        <w:t xml:space="preserve"> </w:t>
      </w:r>
      <w:r w:rsidR="00BD3719">
        <w:rPr>
          <w:b/>
          <w:lang w:val="es-DO"/>
        </w:rPr>
        <w:t xml:space="preserve">De </w:t>
      </w:r>
      <w:r w:rsidR="003E1C7C">
        <w:rPr>
          <w:b/>
          <w:lang w:val="es-DO"/>
        </w:rPr>
        <w:t>hecho,</w:t>
      </w:r>
      <w:r w:rsidR="00BD3719">
        <w:rPr>
          <w:b/>
          <w:lang w:val="es-DO"/>
        </w:rPr>
        <w:t xml:space="preserve"> por medio </w:t>
      </w:r>
      <w:r w:rsidR="003E1C7C">
        <w:rPr>
          <w:b/>
          <w:lang w:val="es-DO"/>
        </w:rPr>
        <w:t>del</w:t>
      </w:r>
      <w:r w:rsidR="00BD3719">
        <w:rPr>
          <w:b/>
          <w:lang w:val="es-DO"/>
        </w:rPr>
        <w:t xml:space="preserve"> sistema de tiquetes ser revisan las peticiones.</w:t>
      </w:r>
    </w:p>
    <w:p w14:paraId="0C723FE6" w14:textId="568A5537" w:rsidR="007955E8" w:rsidRPr="00B06125" w:rsidRDefault="00183644" w:rsidP="00757637">
      <w:pPr>
        <w:pStyle w:val="ListParagraph"/>
        <w:rPr>
          <w:lang w:val="es-DO"/>
        </w:rPr>
      </w:pPr>
      <w:r w:rsidRPr="00183644">
        <w:rPr>
          <w:noProof/>
          <w:lang w:val="es-DO"/>
        </w:rPr>
        <w:drawing>
          <wp:inline distT="0" distB="0" distL="0" distR="0" wp14:anchorId="207082C5" wp14:editId="460E1072">
            <wp:extent cx="5486400" cy="1481797"/>
            <wp:effectExtent l="0" t="0" r="0" b="4445"/>
            <wp:docPr id="36279264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9264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2765" w14:textId="77777777" w:rsidR="00757637" w:rsidRPr="00B06125" w:rsidRDefault="00757637" w:rsidP="00757637">
      <w:pPr>
        <w:pStyle w:val="ListParagraph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38 C </w:t>
      </w:r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¿Tienen implementado algún tipo de control que evite que los usuarios instalen o desinstalen software en sus computadoras?</w:t>
      </w:r>
    </w:p>
    <w:p w14:paraId="6C333A09" w14:textId="6EE88D97" w:rsidR="00757637" w:rsidRDefault="00757637" w:rsidP="6E5EE686">
      <w:pPr>
        <w:pStyle w:val="ListParagraph"/>
        <w:rPr>
          <w:b/>
          <w:bCs/>
          <w:lang w:val="es-DO"/>
        </w:rPr>
      </w:pPr>
      <w:r w:rsidRPr="6E5EE686">
        <w:rPr>
          <w:b/>
          <w:bCs/>
          <w:lang w:val="es-DO"/>
        </w:rPr>
        <w:t>Sí.</w:t>
      </w:r>
      <w:r w:rsidR="5076D522" w:rsidRPr="6E5EE686">
        <w:rPr>
          <w:b/>
          <w:bCs/>
          <w:lang w:val="es-DO"/>
        </w:rPr>
        <w:t xml:space="preserve"> Políticas del servidor de dominio que impiden instalaciones hechas por usuarios no autorizados.</w:t>
      </w:r>
    </w:p>
    <w:p w14:paraId="44D40B04" w14:textId="03563513" w:rsidR="00443355" w:rsidRPr="00443355" w:rsidRDefault="00443355" w:rsidP="00443355">
      <w:pPr>
        <w:pStyle w:val="ListParagraph"/>
      </w:pPr>
      <w:r w:rsidRPr="00443355">
        <w:rPr>
          <w:noProof/>
        </w:rPr>
        <w:drawing>
          <wp:inline distT="0" distB="0" distL="0" distR="0" wp14:anchorId="702E8C94" wp14:editId="13941880">
            <wp:extent cx="5486400" cy="2716026"/>
            <wp:effectExtent l="0" t="0" r="0" b="8255"/>
            <wp:docPr id="1570484708" name="Imagen 3" descr="Pantalla de computadora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84708" name="Imagen 3" descr="Pantalla de computadora con letras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9" t="27857" r="10896" b="20476"/>
                    <a:stretch/>
                  </pic:blipFill>
                  <pic:spPr bwMode="auto">
                    <a:xfrm>
                      <a:off x="0" y="0"/>
                      <a:ext cx="5486400" cy="2716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CE891" w14:textId="77777777" w:rsidR="00443355" w:rsidRPr="00B06125" w:rsidRDefault="00443355" w:rsidP="00757637">
      <w:pPr>
        <w:pStyle w:val="ListParagraph"/>
        <w:rPr>
          <w:lang w:val="es-DO"/>
        </w:rPr>
      </w:pPr>
    </w:p>
    <w:p w14:paraId="537582C3" w14:textId="5E2BD595" w:rsidR="00757637" w:rsidRDefault="00757637" w:rsidP="00607C09">
      <w:pPr>
        <w:pStyle w:val="ListParagraph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41 C </w:t>
      </w:r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¿Implementa el departamento de TI un control de usuarios (lista de usuarios que tienen acceso al sistema de la institución)?</w:t>
      </w:r>
    </w:p>
    <w:p w14:paraId="2A582475" w14:textId="77777777" w:rsidR="00AC772E" w:rsidRPr="00B06125" w:rsidRDefault="00AC772E" w:rsidP="00AC772E">
      <w:pPr>
        <w:pStyle w:val="ListParagraph"/>
        <w:rPr>
          <w:lang w:val="es-DO"/>
        </w:rPr>
      </w:pPr>
    </w:p>
    <w:p w14:paraId="5E264C01" w14:textId="77777777" w:rsidR="00757637" w:rsidRPr="00B06125" w:rsidRDefault="00757637" w:rsidP="00757637">
      <w:pPr>
        <w:pStyle w:val="ListParagraph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43 C </w:t>
      </w:r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¿Existen copias de seguridad de los sistemas en caso de falla?</w:t>
      </w:r>
    </w:p>
    <w:p w14:paraId="7E3EA20B" w14:textId="77777777" w:rsidR="00757637" w:rsidRDefault="00757637" w:rsidP="00757637">
      <w:pPr>
        <w:pStyle w:val="ListParagraph"/>
        <w:ind w:left="1440"/>
        <w:rPr>
          <w:b/>
          <w:lang w:val="es-DO"/>
        </w:rPr>
      </w:pPr>
      <w:r>
        <w:rPr>
          <w:b/>
          <w:lang w:val="es-DO"/>
        </w:rPr>
        <w:t>Sí.</w:t>
      </w:r>
    </w:p>
    <w:p w14:paraId="23A1384A" w14:textId="790443DC" w:rsidR="00A6243F" w:rsidRDefault="00A6243F" w:rsidP="00AC6525">
      <w:pPr>
        <w:pStyle w:val="ListParagraph"/>
        <w:rPr>
          <w:b/>
          <w:lang w:val="es-DO"/>
        </w:rPr>
      </w:pPr>
      <w:r>
        <w:rPr>
          <w:noProof/>
        </w:rPr>
        <w:drawing>
          <wp:inline distT="0" distB="0" distL="0" distR="0" wp14:anchorId="2BA4D578" wp14:editId="157AC02D">
            <wp:extent cx="5486400" cy="2466535"/>
            <wp:effectExtent l="0" t="0" r="0" b="0"/>
            <wp:docPr id="370672502" name="Imagen 7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72502" name="Imagen 7" descr="Interfaz de usuario gráfica, Aplicación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4A0F" w14:textId="77777777" w:rsidR="00114F03" w:rsidRDefault="00114F03" w:rsidP="00757637">
      <w:pPr>
        <w:pStyle w:val="ListParagraph"/>
        <w:ind w:left="1440"/>
        <w:rPr>
          <w:b/>
          <w:lang w:val="es-DO"/>
        </w:rPr>
      </w:pPr>
    </w:p>
    <w:p w14:paraId="43DB7E7A" w14:textId="77777777" w:rsidR="00757637" w:rsidRPr="00B06125" w:rsidRDefault="00757637" w:rsidP="00757637">
      <w:pPr>
        <w:pStyle w:val="ListParagraph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44 C </w:t>
      </w:r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¿Posee la institución un Plan de Recuperación de Desastres o Continuidad?</w:t>
      </w:r>
    </w:p>
    <w:p w14:paraId="2E610D31" w14:textId="1D627F82" w:rsidR="00AC6525" w:rsidRDefault="00757637" w:rsidP="000B1112">
      <w:pPr>
        <w:pStyle w:val="ListParagraph"/>
        <w:ind w:left="1440"/>
        <w:rPr>
          <w:b/>
          <w:bCs/>
          <w:lang w:val="es-DO"/>
        </w:rPr>
      </w:pPr>
      <w:r>
        <w:rPr>
          <w:b/>
          <w:lang w:val="es-DO"/>
        </w:rPr>
        <w:t>Sí.</w:t>
      </w:r>
      <w:r w:rsidR="000B1112" w:rsidRPr="000B1112">
        <w:rPr>
          <w:lang w:val="es-DO"/>
        </w:rPr>
        <w:t xml:space="preserve"> </w:t>
      </w:r>
      <w:ins w:id="0" w:author="Usuario invitado" w:date="2024-11-15T20:18:00Z">
        <w:r w:rsidR="006A2C11">
          <w:fldChar w:fldCharType="begin"/>
        </w:r>
      </w:ins>
      <w:r w:rsidR="00653C8E">
        <w:instrText>HYPERLINK "https://bnphurd-my.sharepoint.com/:w:/g/personal/amatos_bnphu_gob_do/EcfDd6WCONFEhed8ykVuRUQB0GtJa5WQ21Pko6w1y3qixw?e=XHaQdG"</w:instrText>
      </w:r>
      <w:ins w:id="1" w:author="Usuario invitado" w:date="2024-11-15T20:18:00Z">
        <w:r w:rsidR="006A2C11">
          <w:fldChar w:fldCharType="separate"/>
        </w:r>
      </w:ins>
      <w:r w:rsidR="00653C8E">
        <w:rPr>
          <w:rStyle w:val="Hyperlink"/>
          <w:b/>
          <w:bCs/>
          <w:lang w:val="es-DO"/>
        </w:rPr>
        <w:t>plan de recuperacion ante desastres</w:t>
      </w:r>
      <w:ins w:id="2" w:author="Usuario invitado" w:date="2024-11-15T20:18:00Z">
        <w:r w:rsidR="006A2C11">
          <w:fldChar w:fldCharType="end"/>
        </w:r>
      </w:ins>
    </w:p>
    <w:p w14:paraId="540DB9AC" w14:textId="77777777" w:rsidR="00757637" w:rsidRPr="00B06125" w:rsidRDefault="00757637" w:rsidP="00757637">
      <w:pPr>
        <w:pStyle w:val="ListParagraph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50 C </w:t>
      </w:r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¿Posee la institución un acuerdo de confidencialidad firmado por los empleados?</w:t>
      </w:r>
    </w:p>
    <w:p w14:paraId="56507CE5" w14:textId="77777777" w:rsidR="00FE6861" w:rsidRPr="00FE6861" w:rsidRDefault="00FE6861" w:rsidP="00FE6861">
      <w:pPr>
        <w:pStyle w:val="ListParagraph"/>
        <w:numPr>
          <w:ilvl w:val="0"/>
          <w:numId w:val="3"/>
        </w:numPr>
        <w:spacing w:line="240" w:lineRule="auto"/>
        <w:rPr>
          <w:sz w:val="24"/>
          <w:szCs w:val="24"/>
        </w:rPr>
      </w:pPr>
      <w:hyperlink r:id="rId34" w:history="1">
        <w:r>
          <w:rPr>
            <w:rStyle w:val="Hyperlink"/>
          </w:rPr>
          <w:t>Acurerdo de confidencailidad.pdf</w:t>
        </w:r>
      </w:hyperlink>
    </w:p>
    <w:p w14:paraId="5DA986E3" w14:textId="6979D94E" w:rsidR="00757637" w:rsidRPr="00B06125" w:rsidRDefault="00757637" w:rsidP="00757637">
      <w:pPr>
        <w:pStyle w:val="ListParagraph"/>
        <w:numPr>
          <w:ilvl w:val="0"/>
          <w:numId w:val="3"/>
        </w:numPr>
        <w:rPr>
          <w:lang w:val="es-DO"/>
        </w:rPr>
      </w:pPr>
      <w:r w:rsidRPr="00B06125">
        <w:rPr>
          <w:b/>
          <w:lang w:val="es-DO"/>
        </w:rPr>
        <w:t xml:space="preserve">51 C </w:t>
      </w:r>
      <w:r w:rsidRPr="00B06125">
        <w:rPr>
          <w:b/>
          <w:bCs/>
          <w:lang w:val="es-DO"/>
        </w:rPr>
        <w:t>-</w:t>
      </w:r>
      <w:r w:rsidRPr="00B06125">
        <w:rPr>
          <w:lang w:val="es-DO"/>
        </w:rPr>
        <w:t>¿Existe un registro de todos los correos entrantes o salientes?</w:t>
      </w:r>
    </w:p>
    <w:p w14:paraId="4BA8AA6D" w14:textId="2EBE7281" w:rsidR="00757637" w:rsidRPr="00047593" w:rsidRDefault="00757637" w:rsidP="00757637">
      <w:pPr>
        <w:pStyle w:val="ListParagraph"/>
        <w:ind w:left="1440"/>
        <w:rPr>
          <w:lang w:val="es-DO"/>
        </w:rPr>
      </w:pPr>
      <w:r w:rsidRPr="6E5EE686">
        <w:rPr>
          <w:b/>
          <w:bCs/>
          <w:lang w:val="es-DO"/>
        </w:rPr>
        <w:t>Si</w:t>
      </w:r>
      <w:r w:rsidR="4665A9F4" w:rsidRPr="6E5EE686">
        <w:rPr>
          <w:b/>
          <w:bCs/>
          <w:lang w:val="es-DO"/>
        </w:rPr>
        <w:t xml:space="preserve"> </w:t>
      </w:r>
    </w:p>
    <w:p w14:paraId="7BD78DFB" w14:textId="14296FBE" w:rsidR="00F24112" w:rsidRDefault="00757637" w:rsidP="6E5EE686">
      <w:pPr>
        <w:pStyle w:val="ListParagraph"/>
        <w:numPr>
          <w:ilvl w:val="0"/>
          <w:numId w:val="3"/>
        </w:numPr>
        <w:rPr>
          <w:lang w:val="es-DO"/>
        </w:rPr>
      </w:pPr>
      <w:r w:rsidRPr="6E5EE686">
        <w:rPr>
          <w:b/>
          <w:bCs/>
          <w:lang w:val="es-DO"/>
        </w:rPr>
        <w:t>52 C -</w:t>
      </w:r>
      <w:r w:rsidRPr="6E5EE686">
        <w:rPr>
          <w:lang w:val="es-DO"/>
        </w:rPr>
        <w:t>¿Se mantienen copias de seguridad de los correos independientemente de si el usuario los borra o no?</w:t>
      </w:r>
      <w:r w:rsidR="001B35B0" w:rsidRPr="6E5EE686">
        <w:rPr>
          <w:lang w:val="es-DO"/>
        </w:rPr>
        <w:t xml:space="preserve"> El Office 365 </w:t>
      </w:r>
      <w:r w:rsidR="006A2C11" w:rsidRPr="6E5EE686">
        <w:rPr>
          <w:lang w:val="es-DO"/>
        </w:rPr>
        <w:t>guarda los</w:t>
      </w:r>
      <w:r w:rsidR="001B35B0" w:rsidRPr="6E5EE686">
        <w:rPr>
          <w:lang w:val="es-DO"/>
        </w:rPr>
        <w:t xml:space="preserve"> correos aun eliminados por el usuario.</w:t>
      </w:r>
    </w:p>
    <w:p w14:paraId="54861E02" w14:textId="77777777" w:rsidR="00424D72" w:rsidRPr="00F24112" w:rsidRDefault="00424D72" w:rsidP="00424D72">
      <w:pPr>
        <w:pStyle w:val="ListParagraph"/>
        <w:rPr>
          <w:lang w:val="es-DO"/>
        </w:rPr>
      </w:pPr>
    </w:p>
    <w:p w14:paraId="1EB46EB7" w14:textId="0F096508" w:rsidR="00757637" w:rsidRPr="00B06125" w:rsidRDefault="00757637" w:rsidP="6E5EE686">
      <w:pPr>
        <w:pStyle w:val="ListParagraph"/>
        <w:numPr>
          <w:ilvl w:val="0"/>
          <w:numId w:val="3"/>
        </w:numPr>
        <w:rPr>
          <w:lang w:val="es-DO"/>
        </w:rPr>
      </w:pPr>
      <w:r w:rsidRPr="6E5EE686">
        <w:rPr>
          <w:b/>
          <w:bCs/>
          <w:lang w:val="es-DO"/>
        </w:rPr>
        <w:t>53 C -</w:t>
      </w:r>
      <w:r w:rsidRPr="6E5EE686">
        <w:rPr>
          <w:lang w:val="es-DO"/>
        </w:rPr>
        <w:t>¿Disponen las cuentas de correos leyendas al final del mensaje que indiquen las condiciones de uso y la responsabilidad personal del contenido?</w:t>
      </w:r>
      <w:r w:rsidR="046E7951" w:rsidRPr="6E5EE686">
        <w:rPr>
          <w:lang w:val="es-DO"/>
        </w:rPr>
        <w:t xml:space="preserve"> </w:t>
      </w:r>
      <w:r w:rsidRPr="6E5EE686">
        <w:rPr>
          <w:b/>
          <w:bCs/>
          <w:lang w:val="es-DO"/>
        </w:rPr>
        <w:t>Si</w:t>
      </w:r>
    </w:p>
    <w:p w14:paraId="107D4015" w14:textId="74674DE5" w:rsidR="00E55448" w:rsidRPr="00757637" w:rsidRDefault="00A20623">
      <w:pPr>
        <w:rPr>
          <w:lang w:val="es-DO"/>
        </w:rPr>
      </w:pPr>
      <w:r>
        <w:rPr>
          <w:noProof/>
        </w:rPr>
        <w:drawing>
          <wp:inline distT="0" distB="0" distL="0" distR="0" wp14:anchorId="1FE655A6" wp14:editId="273FABDD">
            <wp:extent cx="5486400" cy="2418902"/>
            <wp:effectExtent l="0" t="0" r="0" b="0"/>
            <wp:docPr id="47815270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86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8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5448" w:rsidRPr="00757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550D0C"/>
    <w:multiLevelType w:val="hybridMultilevel"/>
    <w:tmpl w:val="4E6E2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95917"/>
    <w:multiLevelType w:val="hybridMultilevel"/>
    <w:tmpl w:val="8FE0F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9C5F4E"/>
    <w:multiLevelType w:val="hybridMultilevel"/>
    <w:tmpl w:val="E09EB5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DA02A2A"/>
    <w:multiLevelType w:val="multilevel"/>
    <w:tmpl w:val="6F78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4198">
    <w:abstractNumId w:val="2"/>
  </w:num>
  <w:num w:numId="2" w16cid:durableId="763264522">
    <w:abstractNumId w:val="1"/>
  </w:num>
  <w:num w:numId="3" w16cid:durableId="447504898">
    <w:abstractNumId w:val="0"/>
  </w:num>
  <w:num w:numId="4" w16cid:durableId="20975568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005BB4"/>
    <w:rsid w:val="0001085D"/>
    <w:rsid w:val="000207E9"/>
    <w:rsid w:val="00020DFF"/>
    <w:rsid w:val="00060300"/>
    <w:rsid w:val="00063AA7"/>
    <w:rsid w:val="00066C3A"/>
    <w:rsid w:val="000B1112"/>
    <w:rsid w:val="000C2129"/>
    <w:rsid w:val="000D062C"/>
    <w:rsid w:val="00114F03"/>
    <w:rsid w:val="001269BA"/>
    <w:rsid w:val="00136596"/>
    <w:rsid w:val="00162375"/>
    <w:rsid w:val="00182F6C"/>
    <w:rsid w:val="00183644"/>
    <w:rsid w:val="00190534"/>
    <w:rsid w:val="001B35B0"/>
    <w:rsid w:val="001B612B"/>
    <w:rsid w:val="001D0868"/>
    <w:rsid w:val="002108EE"/>
    <w:rsid w:val="0021142A"/>
    <w:rsid w:val="00214453"/>
    <w:rsid w:val="0025318E"/>
    <w:rsid w:val="00265F46"/>
    <w:rsid w:val="0029095B"/>
    <w:rsid w:val="00295FDC"/>
    <w:rsid w:val="002A7551"/>
    <w:rsid w:val="002B2BBA"/>
    <w:rsid w:val="002C3B45"/>
    <w:rsid w:val="002D5822"/>
    <w:rsid w:val="002E1BB7"/>
    <w:rsid w:val="002F438E"/>
    <w:rsid w:val="002F4FAF"/>
    <w:rsid w:val="00300806"/>
    <w:rsid w:val="00376E04"/>
    <w:rsid w:val="003915B4"/>
    <w:rsid w:val="003947E5"/>
    <w:rsid w:val="003A68D6"/>
    <w:rsid w:val="003B4CA6"/>
    <w:rsid w:val="003D3B39"/>
    <w:rsid w:val="003E027E"/>
    <w:rsid w:val="003E1C7C"/>
    <w:rsid w:val="003E2C70"/>
    <w:rsid w:val="003F52AD"/>
    <w:rsid w:val="00405A48"/>
    <w:rsid w:val="004113C3"/>
    <w:rsid w:val="00424D72"/>
    <w:rsid w:val="004350DE"/>
    <w:rsid w:val="00443355"/>
    <w:rsid w:val="00456F3A"/>
    <w:rsid w:val="00461423"/>
    <w:rsid w:val="00484434"/>
    <w:rsid w:val="00493633"/>
    <w:rsid w:val="004E5DED"/>
    <w:rsid w:val="00534AA1"/>
    <w:rsid w:val="005405AD"/>
    <w:rsid w:val="005513FD"/>
    <w:rsid w:val="0055446B"/>
    <w:rsid w:val="00571149"/>
    <w:rsid w:val="005C7F98"/>
    <w:rsid w:val="005D1A80"/>
    <w:rsid w:val="005F32DE"/>
    <w:rsid w:val="005F72C3"/>
    <w:rsid w:val="00607C09"/>
    <w:rsid w:val="006223DA"/>
    <w:rsid w:val="00633E64"/>
    <w:rsid w:val="0065070A"/>
    <w:rsid w:val="00653C8E"/>
    <w:rsid w:val="006661BB"/>
    <w:rsid w:val="00676B3B"/>
    <w:rsid w:val="00676F16"/>
    <w:rsid w:val="00684959"/>
    <w:rsid w:val="006914B8"/>
    <w:rsid w:val="006A2C11"/>
    <w:rsid w:val="006B09AF"/>
    <w:rsid w:val="006F7609"/>
    <w:rsid w:val="00704C3D"/>
    <w:rsid w:val="00711939"/>
    <w:rsid w:val="00711C2E"/>
    <w:rsid w:val="0072176D"/>
    <w:rsid w:val="0073251F"/>
    <w:rsid w:val="00732D59"/>
    <w:rsid w:val="00732E37"/>
    <w:rsid w:val="00757637"/>
    <w:rsid w:val="00761DBE"/>
    <w:rsid w:val="00787798"/>
    <w:rsid w:val="00792A6A"/>
    <w:rsid w:val="007955E8"/>
    <w:rsid w:val="007C3E43"/>
    <w:rsid w:val="007C5078"/>
    <w:rsid w:val="007F3897"/>
    <w:rsid w:val="008006F3"/>
    <w:rsid w:val="0080546C"/>
    <w:rsid w:val="008121AF"/>
    <w:rsid w:val="00820196"/>
    <w:rsid w:val="0083546E"/>
    <w:rsid w:val="00847C69"/>
    <w:rsid w:val="008638BB"/>
    <w:rsid w:val="0089134B"/>
    <w:rsid w:val="00892A5F"/>
    <w:rsid w:val="008B1298"/>
    <w:rsid w:val="008B20A1"/>
    <w:rsid w:val="00905485"/>
    <w:rsid w:val="0091337E"/>
    <w:rsid w:val="0095770A"/>
    <w:rsid w:val="00963A97"/>
    <w:rsid w:val="00981A33"/>
    <w:rsid w:val="009C1146"/>
    <w:rsid w:val="009E09E3"/>
    <w:rsid w:val="009F2CC2"/>
    <w:rsid w:val="00A06FED"/>
    <w:rsid w:val="00A20623"/>
    <w:rsid w:val="00A47A01"/>
    <w:rsid w:val="00A47A79"/>
    <w:rsid w:val="00A5545E"/>
    <w:rsid w:val="00A6243F"/>
    <w:rsid w:val="00AB760B"/>
    <w:rsid w:val="00AC6525"/>
    <w:rsid w:val="00AC772E"/>
    <w:rsid w:val="00B02735"/>
    <w:rsid w:val="00B51FF0"/>
    <w:rsid w:val="00B57356"/>
    <w:rsid w:val="00B7217C"/>
    <w:rsid w:val="00B85A2D"/>
    <w:rsid w:val="00BA6EC3"/>
    <w:rsid w:val="00BD3719"/>
    <w:rsid w:val="00BE611E"/>
    <w:rsid w:val="00C05DD4"/>
    <w:rsid w:val="00C3482E"/>
    <w:rsid w:val="00C36C0D"/>
    <w:rsid w:val="00C742A7"/>
    <w:rsid w:val="00C777B8"/>
    <w:rsid w:val="00D3315A"/>
    <w:rsid w:val="00D3544F"/>
    <w:rsid w:val="00D42119"/>
    <w:rsid w:val="00D46D1E"/>
    <w:rsid w:val="00D51632"/>
    <w:rsid w:val="00D52A64"/>
    <w:rsid w:val="00D61ECD"/>
    <w:rsid w:val="00D750FC"/>
    <w:rsid w:val="00D81E6A"/>
    <w:rsid w:val="00D92E4F"/>
    <w:rsid w:val="00DA2833"/>
    <w:rsid w:val="00DB1747"/>
    <w:rsid w:val="00DD74CD"/>
    <w:rsid w:val="00DF1F0D"/>
    <w:rsid w:val="00E23A3C"/>
    <w:rsid w:val="00E55448"/>
    <w:rsid w:val="00E5743B"/>
    <w:rsid w:val="00E63D0F"/>
    <w:rsid w:val="00E7306D"/>
    <w:rsid w:val="00E75BAC"/>
    <w:rsid w:val="00E95D26"/>
    <w:rsid w:val="00EA61C5"/>
    <w:rsid w:val="00EA64DE"/>
    <w:rsid w:val="00EF7999"/>
    <w:rsid w:val="00F20C76"/>
    <w:rsid w:val="00F2321F"/>
    <w:rsid w:val="00F24112"/>
    <w:rsid w:val="00F41BE7"/>
    <w:rsid w:val="00F454F5"/>
    <w:rsid w:val="00F61136"/>
    <w:rsid w:val="00F62361"/>
    <w:rsid w:val="00FA006F"/>
    <w:rsid w:val="00FE6861"/>
    <w:rsid w:val="046E7951"/>
    <w:rsid w:val="1C6E116A"/>
    <w:rsid w:val="239EF50F"/>
    <w:rsid w:val="4665A9F4"/>
    <w:rsid w:val="5076D522"/>
    <w:rsid w:val="60DBAA52"/>
    <w:rsid w:val="6D7FFB9B"/>
    <w:rsid w:val="6E5EE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E03637DC-2EE5-43E3-942D-A97DFA88A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7637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A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A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A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94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6661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61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3B39"/>
    <w:rPr>
      <w:color w:val="96607D" w:themeColor="followedHyperlink"/>
      <w:u w:val="single"/>
    </w:rPr>
  </w:style>
  <w:style w:type="paragraph" w:customStyle="1" w:styleId="collection-item">
    <w:name w:val="collection-item"/>
    <w:basedOn w:val="Normal"/>
    <w:rsid w:val="00DF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09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46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2.jpeg"/><Relationship Id="rId26" Type="http://schemas.openxmlformats.org/officeDocument/2006/relationships/hyperlink" Target="https://bnphurd-my.sharepoint.com/:x:/g/personal/amatos_bnphu_gob_do/Ed1f6DCaNlVIniNBLTljBvIBRR_DLcvMRqsGjnaFx3ygBA?e=3cnVIZ" TargetMode="External"/><Relationship Id="rId21" Type="http://schemas.openxmlformats.org/officeDocument/2006/relationships/image" Target="media/image15.png"/><Relationship Id="rId34" Type="http://schemas.openxmlformats.org/officeDocument/2006/relationships/hyperlink" Target="https://bnphurd-my.sharepoint.com/:b:/g/personal/amatos_bnphu_gob_do/EVvhWsxdTpVDtWMWMu_WGg4B-o5sHu9tsYF1QNcwlNmGpA?e=g7d2us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bnphurd-my.sharepoint.com/:w:/g/personal/jdiaz_bnphu_gob_do/EQFtUbj2_kxAkIXeghHux7QB5XGruo_MmBmhilRwhX_TRw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hyperlink" Target="https://bnphurd-my.sharepoint.com/:x:/g/personal/amatos_bnphu_gob_do/EXN37wuODGRCt5ScPikyYPsBUO0S6Mg0Yxn4EFKeGFuwcw" TargetMode="External"/><Relationship Id="rId32" Type="http://schemas.openxmlformats.org/officeDocument/2006/relationships/image" Target="media/image23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7.png"/><Relationship Id="rId28" Type="http://schemas.openxmlformats.org/officeDocument/2006/relationships/image" Target="media/image19.png"/><Relationship Id="rId36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hyperlink" Target="https://bnphurd-my.sharepoint.com/:b:/g/personal/amatos_bnphu_gob_do/EfeVOwl7JiVGmc9_jfo2mcgBWxMOFBxoHNWY5GkQLfDRpw?e=uw5jqh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5.pn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30E0DD-7C0E-4918-B74D-0BFE50F6FE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787</Words>
  <Characters>4487</Characters>
  <Application>Microsoft Office Word</Application>
  <DocSecurity>4</DocSecurity>
  <Lines>37</Lines>
  <Paragraphs>10</Paragraphs>
  <ScaleCrop>false</ScaleCrop>
  <Company/>
  <LinksUpToDate>false</LinksUpToDate>
  <CharactersWithSpaces>5264</CharactersWithSpaces>
  <SharedDoc>false</SharedDoc>
  <HLinks>
    <vt:vector size="36" baseType="variant">
      <vt:variant>
        <vt:i4>4456531</vt:i4>
      </vt:variant>
      <vt:variant>
        <vt:i4>15</vt:i4>
      </vt:variant>
      <vt:variant>
        <vt:i4>0</vt:i4>
      </vt:variant>
      <vt:variant>
        <vt:i4>5</vt:i4>
      </vt:variant>
      <vt:variant>
        <vt:lpwstr>https://bnphurd-my.sharepoint.com/:b:/g/personal/amatos_bnphu_gob_do/EVvhWsxdTpVDtWMWMu_WGg4B-o5sHu9tsYF1QNcwlNmGpA?e=g7d2us</vt:lpwstr>
      </vt:variant>
      <vt:variant>
        <vt:lpwstr/>
      </vt:variant>
      <vt:variant>
        <vt:i4>6357074</vt:i4>
      </vt:variant>
      <vt:variant>
        <vt:i4>12</vt:i4>
      </vt:variant>
      <vt:variant>
        <vt:i4>0</vt:i4>
      </vt:variant>
      <vt:variant>
        <vt:i4>5</vt:i4>
      </vt:variant>
      <vt:variant>
        <vt:lpwstr>https://bnphurd-my.sharepoint.com/:w:/g/personal/amatos_bnphu_gob_do/EcfDd6WCONFEhed8ykVuRUQB0GtJa5WQ21Pko6w1y3qixw?e=XHaQdG</vt:lpwstr>
      </vt:variant>
      <vt:variant>
        <vt:lpwstr/>
      </vt:variant>
      <vt:variant>
        <vt:i4>6750309</vt:i4>
      </vt:variant>
      <vt:variant>
        <vt:i4>9</vt:i4>
      </vt:variant>
      <vt:variant>
        <vt:i4>0</vt:i4>
      </vt:variant>
      <vt:variant>
        <vt:i4>5</vt:i4>
      </vt:variant>
      <vt:variant>
        <vt:lpwstr>https://bnphurd-my.sharepoint.com/:b:/g/personal/amatos_bnphu_gob_do/EfeVOwl7JiVGmc9_jfo2mcgBWxMOFBxoHNWY5GkQLfDRpw?e=uw5jqh</vt:lpwstr>
      </vt:variant>
      <vt:variant>
        <vt:lpwstr/>
      </vt:variant>
      <vt:variant>
        <vt:i4>5373983</vt:i4>
      </vt:variant>
      <vt:variant>
        <vt:i4>6</vt:i4>
      </vt:variant>
      <vt:variant>
        <vt:i4>0</vt:i4>
      </vt:variant>
      <vt:variant>
        <vt:i4>5</vt:i4>
      </vt:variant>
      <vt:variant>
        <vt:lpwstr>https://bnphurd-my.sharepoint.com/:x:/g/personal/amatos_bnphu_gob_do/Ed1f6DCaNlVIniNBLTljBvIBRR_DLcvMRqsGjnaFx3ygBA?e=3cnVIZ</vt:lpwstr>
      </vt:variant>
      <vt:variant>
        <vt:lpwstr/>
      </vt:variant>
      <vt:variant>
        <vt:i4>4587618</vt:i4>
      </vt:variant>
      <vt:variant>
        <vt:i4>3</vt:i4>
      </vt:variant>
      <vt:variant>
        <vt:i4>0</vt:i4>
      </vt:variant>
      <vt:variant>
        <vt:i4>5</vt:i4>
      </vt:variant>
      <vt:variant>
        <vt:lpwstr>https://bnphurd-my.sharepoint.com/:x:/g/personal/amatos_bnphu_gob_do/EXN37wuODGRCt5ScPikyYPsBUO0S6Mg0Yxn4EFKeGFuwcw</vt:lpwstr>
      </vt:variant>
      <vt:variant>
        <vt:lpwstr/>
      </vt:variant>
      <vt:variant>
        <vt:i4>6488169</vt:i4>
      </vt:variant>
      <vt:variant>
        <vt:i4>0</vt:i4>
      </vt:variant>
      <vt:variant>
        <vt:i4>0</vt:i4>
      </vt:variant>
      <vt:variant>
        <vt:i4>5</vt:i4>
      </vt:variant>
      <vt:variant>
        <vt:lpwstr>https://bnphurd-my.sharepoint.com/:w:/g/personal/jdiaz_bnphu_gob_do/EQFtUbj2_kxAkIXeghHux7QB5XGruo_MmBmhilRwhX_TRw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Arless Matos</dc:creator>
  <cp:keywords/>
  <dc:description/>
  <cp:lastModifiedBy>Arless Matos</cp:lastModifiedBy>
  <cp:revision>153</cp:revision>
  <dcterms:created xsi:type="dcterms:W3CDTF">2024-11-12T22:57:00Z</dcterms:created>
  <dcterms:modified xsi:type="dcterms:W3CDTF">2024-11-15T20:30:00Z</dcterms:modified>
</cp:coreProperties>
</file>
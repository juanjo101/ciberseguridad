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01932" w14:textId="1156FB1A" w:rsidR="00AD7D59" w:rsidRPr="003815AD" w:rsidRDefault="00913D01" w:rsidP="005155A6">
      <w:pPr>
        <w:jc w:val="center"/>
        <w:rPr>
          <w:color w:val="833C0B" w:themeColor="accent2" w:themeShade="80"/>
          <w:sz w:val="32"/>
          <w:szCs w:val="32"/>
          <w:lang w:val="es-DO"/>
        </w:rPr>
      </w:pPr>
      <w:r w:rsidRPr="003815AD">
        <w:rPr>
          <w:color w:val="833C0B" w:themeColor="accent2" w:themeShade="80"/>
          <w:sz w:val="32"/>
          <w:szCs w:val="32"/>
          <w:lang w:val="es-DO"/>
        </w:rPr>
        <w:t>Diseño del Sistema de Seguridad de la Información</w:t>
      </w:r>
    </w:p>
    <w:p w14:paraId="59FC3834" w14:textId="77777777" w:rsidR="000A7C04" w:rsidRPr="000A7C04" w:rsidRDefault="000A7C04">
      <w:pPr>
        <w:rPr>
          <w:color w:val="ED7D31" w:themeColor="accent2"/>
          <w:sz w:val="32"/>
          <w:szCs w:val="32"/>
          <w:lang w:val="es-DO"/>
        </w:rPr>
      </w:pPr>
    </w:p>
    <w:p w14:paraId="778FAA21" w14:textId="5ACC77E2" w:rsidR="003815AD" w:rsidRDefault="005155A6">
      <w:pPr>
        <w:rPr>
          <w:b/>
          <w:bCs/>
          <w:color w:val="1F4E79" w:themeColor="accent5" w:themeShade="80"/>
          <w:sz w:val="28"/>
          <w:szCs w:val="28"/>
          <w:lang w:val="es-DO"/>
        </w:rPr>
      </w:pPr>
      <w:r w:rsidRPr="003815AD">
        <w:rPr>
          <w:b/>
          <w:bCs/>
          <w:color w:val="1F4E79" w:themeColor="accent5" w:themeShade="80"/>
          <w:sz w:val="28"/>
          <w:szCs w:val="28"/>
          <w:lang w:val="es-DO"/>
        </w:rPr>
        <w:t xml:space="preserve">1 - </w:t>
      </w:r>
      <w:r w:rsidR="000A7C04" w:rsidRPr="003815AD">
        <w:rPr>
          <w:b/>
          <w:bCs/>
          <w:color w:val="1F4E79" w:themeColor="accent5" w:themeShade="80"/>
          <w:sz w:val="28"/>
          <w:szCs w:val="28"/>
          <w:lang w:val="es-DO"/>
        </w:rPr>
        <w:t>A</w:t>
      </w:r>
      <w:r w:rsidR="00AD7D59" w:rsidRPr="003815AD">
        <w:rPr>
          <w:b/>
          <w:bCs/>
          <w:color w:val="1F4E79" w:themeColor="accent5" w:themeShade="80"/>
          <w:sz w:val="28"/>
          <w:szCs w:val="28"/>
          <w:lang w:val="es-DO"/>
        </w:rPr>
        <w:t xml:space="preserve">lcance del </w:t>
      </w:r>
      <w:r w:rsidR="003815AD">
        <w:rPr>
          <w:b/>
          <w:bCs/>
          <w:color w:val="1F4E79" w:themeColor="accent5" w:themeShade="80"/>
          <w:sz w:val="28"/>
          <w:szCs w:val="28"/>
          <w:lang w:val="es-DO"/>
        </w:rPr>
        <w:t>sistema</w:t>
      </w:r>
    </w:p>
    <w:p w14:paraId="71200D9D" w14:textId="77777777" w:rsidR="00AC5325" w:rsidRPr="003815AD" w:rsidRDefault="00AC5325">
      <w:pPr>
        <w:rPr>
          <w:b/>
          <w:bCs/>
          <w:color w:val="1F4E79" w:themeColor="accent5" w:themeShade="80"/>
          <w:sz w:val="28"/>
          <w:szCs w:val="28"/>
          <w:lang w:val="es-DO"/>
        </w:rPr>
      </w:pPr>
    </w:p>
    <w:p w14:paraId="5404092A" w14:textId="45BA4DE0" w:rsidR="002901EE" w:rsidRPr="00244094" w:rsidRDefault="00D84AA4">
      <w:pPr>
        <w:rPr>
          <w:b/>
          <w:bCs/>
          <w:sz w:val="24"/>
          <w:szCs w:val="24"/>
          <w:lang w:val="es-DO"/>
        </w:rPr>
      </w:pPr>
      <w:r>
        <w:rPr>
          <w:b/>
          <w:bCs/>
          <w:sz w:val="24"/>
          <w:szCs w:val="24"/>
          <w:lang w:val="es-DO"/>
        </w:rPr>
        <w:t xml:space="preserve">1.1 </w:t>
      </w:r>
      <w:r w:rsidR="00EE7625">
        <w:rPr>
          <w:b/>
          <w:bCs/>
          <w:sz w:val="24"/>
          <w:szCs w:val="24"/>
          <w:lang w:val="es-DO"/>
        </w:rPr>
        <w:t>Rol de la BNPHU</w:t>
      </w:r>
    </w:p>
    <w:p w14:paraId="46AFE503" w14:textId="6042A3E2" w:rsidR="00373140" w:rsidRDefault="00E74239">
      <w:pPr>
        <w:rPr>
          <w:sz w:val="24"/>
          <w:szCs w:val="24"/>
          <w:lang w:val="es-DO"/>
        </w:rPr>
      </w:pPr>
      <w:r w:rsidRPr="002901EE">
        <w:rPr>
          <w:sz w:val="24"/>
          <w:szCs w:val="24"/>
          <w:lang w:val="es-DO"/>
        </w:rPr>
        <w:t xml:space="preserve">La Biblioteca Nacional Pedro </w:t>
      </w:r>
      <w:r w:rsidR="00E3753B" w:rsidRPr="002901EE">
        <w:rPr>
          <w:sz w:val="24"/>
          <w:szCs w:val="24"/>
          <w:lang w:val="es-DO"/>
        </w:rPr>
        <w:t>Henríquez</w:t>
      </w:r>
      <w:r w:rsidRPr="002901EE">
        <w:rPr>
          <w:sz w:val="24"/>
          <w:szCs w:val="24"/>
          <w:lang w:val="es-DO"/>
        </w:rPr>
        <w:t xml:space="preserve"> Ureña como su rol lo indica es la institución responsable de conservar y preservar el patrimonio Biblio-</w:t>
      </w:r>
      <w:r w:rsidR="00E3753B" w:rsidRPr="002901EE">
        <w:rPr>
          <w:sz w:val="24"/>
          <w:szCs w:val="24"/>
          <w:lang w:val="es-DO"/>
        </w:rPr>
        <w:t>hemerográfico</w:t>
      </w:r>
      <w:r w:rsidRPr="002901EE">
        <w:rPr>
          <w:sz w:val="24"/>
          <w:szCs w:val="24"/>
          <w:lang w:val="es-DO"/>
        </w:rPr>
        <w:t xml:space="preserve"> de de la Republica Dominicana, esta como toda institución del gobierno además de poseer procesos críticos, alineados con la misión institucional ya </w:t>
      </w:r>
      <w:r w:rsidR="00E3753B" w:rsidRPr="002901EE">
        <w:rPr>
          <w:sz w:val="24"/>
          <w:szCs w:val="24"/>
          <w:lang w:val="es-DO"/>
        </w:rPr>
        <w:t>mencionada, también</w:t>
      </w:r>
      <w:r w:rsidRPr="002901EE">
        <w:rPr>
          <w:sz w:val="24"/>
          <w:szCs w:val="24"/>
          <w:lang w:val="es-DO"/>
        </w:rPr>
        <w:t xml:space="preserve"> maneja procesos importantes, pero que no necesariamente están ligados al rol de la entidad sino mas bien a asuntos de administración del organismo. </w:t>
      </w:r>
    </w:p>
    <w:p w14:paraId="3A4545A6" w14:textId="546EDA73" w:rsidR="00AD7D59" w:rsidRDefault="00D84AA4">
      <w:pPr>
        <w:rPr>
          <w:b/>
          <w:bCs/>
          <w:sz w:val="24"/>
          <w:szCs w:val="24"/>
          <w:lang w:val="es-DO"/>
        </w:rPr>
      </w:pPr>
      <w:r>
        <w:rPr>
          <w:b/>
          <w:bCs/>
          <w:sz w:val="24"/>
          <w:szCs w:val="24"/>
          <w:lang w:val="es-DO"/>
        </w:rPr>
        <w:t xml:space="preserve">1.2 </w:t>
      </w:r>
      <w:r w:rsidR="00267FA9">
        <w:rPr>
          <w:b/>
          <w:bCs/>
          <w:sz w:val="24"/>
          <w:szCs w:val="24"/>
          <w:lang w:val="es-DO"/>
        </w:rPr>
        <w:t xml:space="preserve">Procesos </w:t>
      </w:r>
      <w:r w:rsidR="00D909F1">
        <w:rPr>
          <w:b/>
          <w:bCs/>
          <w:sz w:val="24"/>
          <w:szCs w:val="24"/>
          <w:lang w:val="es-DO"/>
        </w:rPr>
        <w:t xml:space="preserve">involucrados </w:t>
      </w:r>
    </w:p>
    <w:p w14:paraId="3BBF515C" w14:textId="77777777" w:rsidR="000577C9" w:rsidRPr="000577C9" w:rsidRDefault="000577C9">
      <w:pPr>
        <w:rPr>
          <w:b/>
          <w:bCs/>
          <w:sz w:val="24"/>
          <w:szCs w:val="24"/>
          <w:lang w:val="es-DO"/>
        </w:rPr>
      </w:pPr>
    </w:p>
    <w:p w14:paraId="1FF222CD" w14:textId="16523389" w:rsidR="00E3753B" w:rsidRPr="002901EE" w:rsidRDefault="00E3753B" w:rsidP="00E3753B">
      <w:pPr>
        <w:pStyle w:val="Prrafodelista"/>
        <w:numPr>
          <w:ilvl w:val="0"/>
          <w:numId w:val="1"/>
        </w:numPr>
        <w:rPr>
          <w:sz w:val="24"/>
          <w:szCs w:val="24"/>
          <w:lang w:val="es-DO"/>
        </w:rPr>
      </w:pPr>
      <w:r w:rsidRPr="002901EE">
        <w:rPr>
          <w:sz w:val="24"/>
          <w:szCs w:val="24"/>
          <w:lang w:val="es-DO"/>
        </w:rPr>
        <w:t>Proceso de depósito legal</w:t>
      </w:r>
    </w:p>
    <w:p w14:paraId="37FD1E50" w14:textId="05D89E86" w:rsidR="00E3753B" w:rsidRPr="002901EE" w:rsidRDefault="00E3753B" w:rsidP="00E3753B">
      <w:pPr>
        <w:pStyle w:val="Prrafodelista"/>
        <w:numPr>
          <w:ilvl w:val="0"/>
          <w:numId w:val="1"/>
        </w:numPr>
        <w:rPr>
          <w:sz w:val="24"/>
          <w:szCs w:val="24"/>
          <w:lang w:val="es-DO"/>
        </w:rPr>
      </w:pPr>
      <w:r w:rsidRPr="002901EE">
        <w:rPr>
          <w:sz w:val="24"/>
          <w:szCs w:val="24"/>
          <w:lang w:val="es-DO"/>
        </w:rPr>
        <w:t xml:space="preserve">Proceso de desarrollo de colecciones </w:t>
      </w:r>
    </w:p>
    <w:p w14:paraId="62462889" w14:textId="2CF8AB3B" w:rsidR="00E3753B" w:rsidRPr="002901EE" w:rsidRDefault="00E3753B" w:rsidP="00E3753B">
      <w:pPr>
        <w:pStyle w:val="Prrafodelista"/>
        <w:numPr>
          <w:ilvl w:val="0"/>
          <w:numId w:val="1"/>
        </w:numPr>
        <w:rPr>
          <w:sz w:val="24"/>
          <w:szCs w:val="24"/>
          <w:lang w:val="es-DO"/>
        </w:rPr>
      </w:pPr>
      <w:r w:rsidRPr="002901EE">
        <w:rPr>
          <w:sz w:val="24"/>
          <w:szCs w:val="24"/>
          <w:lang w:val="es-DO"/>
        </w:rPr>
        <w:t xml:space="preserve">Proceso de procesos técnicos </w:t>
      </w:r>
    </w:p>
    <w:p w14:paraId="5ACDC0B0" w14:textId="2F57DC98" w:rsidR="00E3753B" w:rsidRPr="002901EE" w:rsidRDefault="00E3753B" w:rsidP="00E3753B">
      <w:pPr>
        <w:pStyle w:val="Prrafodelista"/>
        <w:numPr>
          <w:ilvl w:val="0"/>
          <w:numId w:val="1"/>
        </w:numPr>
        <w:rPr>
          <w:sz w:val="24"/>
          <w:szCs w:val="24"/>
          <w:lang w:val="es-DO"/>
        </w:rPr>
      </w:pPr>
      <w:r w:rsidRPr="002901EE">
        <w:rPr>
          <w:sz w:val="24"/>
          <w:szCs w:val="24"/>
          <w:lang w:val="es-DO"/>
        </w:rPr>
        <w:t xml:space="preserve">Proceso de digitalización </w:t>
      </w:r>
    </w:p>
    <w:p w14:paraId="58B68830" w14:textId="15FEF259" w:rsidR="00E3753B" w:rsidRPr="002901EE" w:rsidRDefault="00E3753B" w:rsidP="00E3753B">
      <w:pPr>
        <w:pStyle w:val="Prrafodelista"/>
        <w:numPr>
          <w:ilvl w:val="0"/>
          <w:numId w:val="1"/>
        </w:numPr>
        <w:rPr>
          <w:del w:id="0" w:author="Juan José Díaz" w:date="2020-09-25T16:57:00Z"/>
          <w:sz w:val="24"/>
          <w:szCs w:val="24"/>
          <w:lang w:val="es-DO"/>
        </w:rPr>
      </w:pPr>
      <w:commentRangeStart w:id="1"/>
      <w:del w:id="2" w:author="Juan José Díaz" w:date="2020-09-25T16:57:00Z">
        <w:r w:rsidRPr="38BD7879" w:rsidDel="00E3753B">
          <w:rPr>
            <w:sz w:val="24"/>
            <w:szCs w:val="24"/>
            <w:lang w:val="es-DO"/>
          </w:rPr>
          <w:delText>Proceso de asignación de ISBN e ISSN</w:delText>
        </w:r>
      </w:del>
      <w:commentRangeEnd w:id="1"/>
      <w:r>
        <w:commentReference w:id="1"/>
      </w:r>
    </w:p>
    <w:p w14:paraId="6357FD86" w14:textId="61734AC8" w:rsidR="00E3753B" w:rsidRDefault="00E3753B" w:rsidP="38BD7879">
      <w:pPr>
        <w:pStyle w:val="Prrafodelista"/>
        <w:numPr>
          <w:ilvl w:val="0"/>
          <w:numId w:val="1"/>
        </w:numPr>
        <w:rPr>
          <w:ins w:id="3" w:author="Juan José Díaz" w:date="2020-09-25T15:58:00Z"/>
          <w:sz w:val="24"/>
          <w:szCs w:val="24"/>
          <w:lang w:val="es-DO"/>
        </w:rPr>
      </w:pPr>
      <w:r w:rsidRPr="38BD7879">
        <w:rPr>
          <w:sz w:val="24"/>
          <w:szCs w:val="24"/>
          <w:lang w:val="es-DO"/>
        </w:rPr>
        <w:t>Proceso de servicio al público</w:t>
      </w:r>
    </w:p>
    <w:p w14:paraId="5196068A" w14:textId="3852BE97" w:rsidR="6A688D4B" w:rsidRDefault="6A688D4B" w:rsidP="38BD7879">
      <w:pPr>
        <w:pStyle w:val="Prrafodelista"/>
        <w:numPr>
          <w:ilvl w:val="0"/>
          <w:numId w:val="1"/>
        </w:numPr>
        <w:rPr>
          <w:sz w:val="24"/>
          <w:szCs w:val="24"/>
          <w:lang w:val="es-DO"/>
        </w:rPr>
      </w:pPr>
      <w:ins w:id="4" w:author="Juan José Díaz" w:date="2020-09-25T15:58:00Z">
        <w:r w:rsidRPr="38BD7879">
          <w:rPr>
            <w:sz w:val="24"/>
            <w:szCs w:val="24"/>
            <w:lang w:val="es-DO"/>
          </w:rPr>
          <w:t>Proceso de Archivo y Correspondencia</w:t>
        </w:r>
      </w:ins>
    </w:p>
    <w:p w14:paraId="7B8733B6" w14:textId="77777777" w:rsidR="000577C9" w:rsidRPr="002901EE" w:rsidRDefault="000577C9" w:rsidP="000577C9">
      <w:pPr>
        <w:pStyle w:val="Prrafodelista"/>
        <w:rPr>
          <w:sz w:val="24"/>
          <w:szCs w:val="24"/>
          <w:lang w:val="es-DO"/>
        </w:rPr>
      </w:pPr>
    </w:p>
    <w:p w14:paraId="00AAB764" w14:textId="0555F969" w:rsidR="002901EE" w:rsidRDefault="001D40B1" w:rsidP="002901EE">
      <w:pPr>
        <w:rPr>
          <w:b/>
          <w:bCs/>
          <w:sz w:val="24"/>
          <w:szCs w:val="24"/>
          <w:lang w:val="es-DO"/>
        </w:rPr>
      </w:pPr>
      <w:r>
        <w:rPr>
          <w:b/>
          <w:bCs/>
          <w:sz w:val="24"/>
          <w:szCs w:val="24"/>
          <w:lang w:val="es-DO"/>
        </w:rPr>
        <w:t>1.3 U</w:t>
      </w:r>
      <w:r w:rsidR="002901EE" w:rsidRPr="002901EE">
        <w:rPr>
          <w:b/>
          <w:bCs/>
          <w:sz w:val="24"/>
          <w:szCs w:val="24"/>
          <w:lang w:val="es-DO"/>
        </w:rPr>
        <w:t>bicaciones físicas</w:t>
      </w:r>
      <w:r w:rsidR="00244094">
        <w:rPr>
          <w:b/>
          <w:bCs/>
          <w:sz w:val="24"/>
          <w:szCs w:val="24"/>
          <w:lang w:val="es-DO"/>
        </w:rPr>
        <w:t xml:space="preserve"> involucradas</w:t>
      </w:r>
    </w:p>
    <w:p w14:paraId="3562F424" w14:textId="6BB1BD10" w:rsidR="002901EE" w:rsidRDefault="002901EE" w:rsidP="0080191C">
      <w:pPr>
        <w:spacing w:line="240" w:lineRule="auto"/>
        <w:rPr>
          <w:sz w:val="24"/>
          <w:szCs w:val="24"/>
          <w:lang w:val="es-DO"/>
        </w:rPr>
      </w:pPr>
      <w:r>
        <w:rPr>
          <w:sz w:val="24"/>
          <w:szCs w:val="24"/>
          <w:lang w:val="es-DO"/>
        </w:rPr>
        <w:t>A continuación, las ubicaciones físicas que se verán involucradas en la implementación del sistema:</w:t>
      </w:r>
    </w:p>
    <w:p w14:paraId="5384F518" w14:textId="55A33447" w:rsidR="002901EE" w:rsidRDefault="002901EE" w:rsidP="0080191C">
      <w:pPr>
        <w:pStyle w:val="Prrafodelista"/>
        <w:numPr>
          <w:ilvl w:val="0"/>
          <w:numId w:val="1"/>
        </w:numPr>
        <w:spacing w:line="240" w:lineRule="auto"/>
        <w:rPr>
          <w:sz w:val="24"/>
          <w:szCs w:val="24"/>
          <w:lang w:val="es-DO"/>
        </w:rPr>
      </w:pPr>
      <w:r>
        <w:rPr>
          <w:sz w:val="24"/>
          <w:szCs w:val="24"/>
          <w:lang w:val="es-DO"/>
        </w:rPr>
        <w:t>Á</w:t>
      </w:r>
      <w:r w:rsidRPr="002901EE">
        <w:rPr>
          <w:sz w:val="24"/>
          <w:szCs w:val="24"/>
          <w:lang w:val="es-DO"/>
        </w:rPr>
        <w:t>rea de</w:t>
      </w:r>
      <w:r>
        <w:rPr>
          <w:sz w:val="24"/>
          <w:szCs w:val="24"/>
          <w:lang w:val="es-DO"/>
        </w:rPr>
        <w:t xml:space="preserve"> Desarrollo de Colecciones </w:t>
      </w:r>
    </w:p>
    <w:p w14:paraId="6CBED779" w14:textId="77777777" w:rsidR="002901EE" w:rsidRDefault="002901EE" w:rsidP="0080191C">
      <w:pPr>
        <w:pStyle w:val="Prrafodelista"/>
        <w:numPr>
          <w:ilvl w:val="0"/>
          <w:numId w:val="1"/>
        </w:numPr>
        <w:spacing w:line="240" w:lineRule="auto"/>
        <w:rPr>
          <w:sz w:val="24"/>
          <w:szCs w:val="24"/>
          <w:lang w:val="es-DO"/>
        </w:rPr>
      </w:pPr>
      <w:r>
        <w:rPr>
          <w:sz w:val="24"/>
          <w:szCs w:val="24"/>
          <w:lang w:val="es-DO"/>
        </w:rPr>
        <w:t>Á</w:t>
      </w:r>
      <w:r w:rsidRPr="002901EE">
        <w:rPr>
          <w:sz w:val="24"/>
          <w:szCs w:val="24"/>
          <w:lang w:val="es-DO"/>
        </w:rPr>
        <w:t>rea</w:t>
      </w:r>
      <w:r>
        <w:rPr>
          <w:sz w:val="24"/>
          <w:szCs w:val="24"/>
          <w:lang w:val="es-DO"/>
        </w:rPr>
        <w:t xml:space="preserve"> de Procesos Técnicos </w:t>
      </w:r>
    </w:p>
    <w:p w14:paraId="4F564685" w14:textId="77777777" w:rsidR="002901EE" w:rsidRDefault="002901EE" w:rsidP="0080191C">
      <w:pPr>
        <w:pStyle w:val="Prrafodelista"/>
        <w:numPr>
          <w:ilvl w:val="0"/>
          <w:numId w:val="1"/>
        </w:numPr>
        <w:spacing w:line="240" w:lineRule="auto"/>
        <w:rPr>
          <w:sz w:val="24"/>
          <w:szCs w:val="24"/>
          <w:lang w:val="es-DO"/>
        </w:rPr>
      </w:pPr>
      <w:r>
        <w:rPr>
          <w:sz w:val="24"/>
          <w:szCs w:val="24"/>
          <w:lang w:val="es-DO"/>
        </w:rPr>
        <w:t>Á</w:t>
      </w:r>
      <w:r w:rsidRPr="002901EE">
        <w:rPr>
          <w:sz w:val="24"/>
          <w:szCs w:val="24"/>
          <w:lang w:val="es-DO"/>
        </w:rPr>
        <w:t>rea</w:t>
      </w:r>
      <w:r>
        <w:rPr>
          <w:sz w:val="24"/>
          <w:szCs w:val="24"/>
          <w:lang w:val="es-DO"/>
        </w:rPr>
        <w:t xml:space="preserve"> de Digitalización </w:t>
      </w:r>
    </w:p>
    <w:p w14:paraId="58EE743C" w14:textId="77777777" w:rsidR="002901EE" w:rsidRDefault="002901EE" w:rsidP="0080191C">
      <w:pPr>
        <w:pStyle w:val="Prrafodelista"/>
        <w:numPr>
          <w:ilvl w:val="0"/>
          <w:numId w:val="1"/>
        </w:numPr>
        <w:spacing w:line="240" w:lineRule="auto"/>
        <w:rPr>
          <w:sz w:val="24"/>
          <w:szCs w:val="24"/>
          <w:lang w:val="es-DO"/>
        </w:rPr>
      </w:pPr>
      <w:r>
        <w:rPr>
          <w:sz w:val="24"/>
          <w:szCs w:val="24"/>
          <w:lang w:val="es-DO"/>
        </w:rPr>
        <w:t>Agencia ISBN</w:t>
      </w:r>
    </w:p>
    <w:p w14:paraId="0FD43C9C" w14:textId="1CAEF22B" w:rsidR="002901EE" w:rsidRDefault="002901EE" w:rsidP="0080191C">
      <w:pPr>
        <w:pStyle w:val="Prrafodelista"/>
        <w:numPr>
          <w:ilvl w:val="0"/>
          <w:numId w:val="1"/>
        </w:numPr>
        <w:spacing w:line="240" w:lineRule="auto"/>
        <w:rPr>
          <w:sz w:val="24"/>
          <w:szCs w:val="24"/>
          <w:lang w:val="es-DO"/>
        </w:rPr>
      </w:pPr>
      <w:r>
        <w:rPr>
          <w:sz w:val="24"/>
          <w:szCs w:val="24"/>
          <w:lang w:val="es-DO"/>
        </w:rPr>
        <w:t xml:space="preserve">Área de Servicios </w:t>
      </w:r>
    </w:p>
    <w:p w14:paraId="471953DC" w14:textId="1EB8A4F5" w:rsidR="005155A6" w:rsidRPr="005155A6" w:rsidRDefault="002901EE" w:rsidP="005155A6">
      <w:pPr>
        <w:pStyle w:val="Prrafodelista"/>
        <w:numPr>
          <w:ilvl w:val="0"/>
          <w:numId w:val="1"/>
        </w:numPr>
        <w:spacing w:line="240" w:lineRule="auto"/>
        <w:rPr>
          <w:sz w:val="24"/>
          <w:szCs w:val="24"/>
          <w:lang w:val="es-DO"/>
        </w:rPr>
      </w:pPr>
      <w:r>
        <w:rPr>
          <w:sz w:val="24"/>
          <w:szCs w:val="24"/>
          <w:lang w:val="es-DO"/>
        </w:rPr>
        <w:t xml:space="preserve">Centro de datos </w:t>
      </w:r>
    </w:p>
    <w:p w14:paraId="30D6246B" w14:textId="77777777" w:rsidR="00F65C69" w:rsidRDefault="002901EE" w:rsidP="00F65C69">
      <w:pPr>
        <w:pStyle w:val="Prrafodelista"/>
        <w:numPr>
          <w:ilvl w:val="0"/>
          <w:numId w:val="1"/>
        </w:numPr>
        <w:spacing w:line="240" w:lineRule="auto"/>
        <w:rPr>
          <w:sz w:val="24"/>
          <w:szCs w:val="24"/>
          <w:lang w:val="es-DO"/>
        </w:rPr>
      </w:pPr>
      <w:r>
        <w:rPr>
          <w:sz w:val="24"/>
          <w:szCs w:val="24"/>
          <w:lang w:val="es-DO"/>
        </w:rPr>
        <w:t>I</w:t>
      </w:r>
      <w:r w:rsidR="00196542">
        <w:rPr>
          <w:sz w:val="24"/>
          <w:szCs w:val="24"/>
          <w:lang w:val="es-DO"/>
        </w:rPr>
        <w:t>DF</w:t>
      </w:r>
      <w:r>
        <w:rPr>
          <w:sz w:val="24"/>
          <w:szCs w:val="24"/>
          <w:lang w:val="es-DO"/>
        </w:rPr>
        <w:t>s</w:t>
      </w:r>
    </w:p>
    <w:p w14:paraId="0F20A87B" w14:textId="6F4992DF" w:rsidR="00F65C69" w:rsidRDefault="002901EE" w:rsidP="00F65C69">
      <w:pPr>
        <w:pStyle w:val="Prrafodelista"/>
        <w:numPr>
          <w:ilvl w:val="0"/>
          <w:numId w:val="1"/>
        </w:numPr>
        <w:spacing w:line="240" w:lineRule="auto"/>
        <w:rPr>
          <w:sz w:val="24"/>
          <w:szCs w:val="24"/>
          <w:lang w:val="es-DO"/>
        </w:rPr>
      </w:pPr>
      <w:r w:rsidRPr="00F65C69">
        <w:rPr>
          <w:sz w:val="24"/>
          <w:szCs w:val="24"/>
          <w:lang w:val="es-DO"/>
        </w:rPr>
        <w:lastRenderedPageBreak/>
        <w:t>Cuarto</w:t>
      </w:r>
      <w:r w:rsidR="000C7566" w:rsidRPr="00F65C69">
        <w:rPr>
          <w:sz w:val="24"/>
          <w:szCs w:val="24"/>
          <w:lang w:val="es-DO"/>
        </w:rPr>
        <w:t xml:space="preserve"> de UPS </w:t>
      </w:r>
    </w:p>
    <w:p w14:paraId="74946DDE" w14:textId="77777777" w:rsidR="009E7565" w:rsidRDefault="009E7565" w:rsidP="00F65C69">
      <w:pPr>
        <w:pStyle w:val="Prrafodelista"/>
        <w:numPr>
          <w:ilvl w:val="0"/>
          <w:numId w:val="1"/>
        </w:numPr>
        <w:spacing w:line="240" w:lineRule="auto"/>
        <w:rPr>
          <w:sz w:val="24"/>
          <w:szCs w:val="24"/>
          <w:lang w:val="es-DO"/>
        </w:rPr>
      </w:pPr>
    </w:p>
    <w:p w14:paraId="496AD1DE" w14:textId="5FDA0618" w:rsidR="00D84AA4" w:rsidRPr="000A7C04" w:rsidRDefault="00D84AA4" w:rsidP="00D84AA4">
      <w:pPr>
        <w:spacing w:line="240" w:lineRule="auto"/>
        <w:rPr>
          <w:b/>
          <w:bCs/>
          <w:sz w:val="24"/>
          <w:szCs w:val="24"/>
          <w:lang w:val="es-DO"/>
        </w:rPr>
      </w:pPr>
      <w:r>
        <w:rPr>
          <w:sz w:val="24"/>
          <w:szCs w:val="24"/>
          <w:lang w:val="es-DO"/>
        </w:rPr>
        <w:t xml:space="preserve">  </w:t>
      </w:r>
      <w:r w:rsidR="001D40B1" w:rsidRPr="000A7C04">
        <w:rPr>
          <w:b/>
          <w:bCs/>
          <w:sz w:val="24"/>
          <w:szCs w:val="24"/>
          <w:lang w:val="es-DO"/>
        </w:rPr>
        <w:t xml:space="preserve">1.4 </w:t>
      </w:r>
      <w:r w:rsidR="000A7C04" w:rsidRPr="000A7C04">
        <w:rPr>
          <w:b/>
          <w:bCs/>
          <w:sz w:val="24"/>
          <w:szCs w:val="24"/>
          <w:lang w:val="es-DO"/>
        </w:rPr>
        <w:t xml:space="preserve">Áreas que quedaran excluidas </w:t>
      </w:r>
    </w:p>
    <w:p w14:paraId="08472616" w14:textId="2B6B2B59" w:rsidR="00F65C69" w:rsidRDefault="003F7538" w:rsidP="00F65C69">
      <w:pPr>
        <w:pStyle w:val="Prrafodelista"/>
        <w:numPr>
          <w:ilvl w:val="0"/>
          <w:numId w:val="1"/>
        </w:numPr>
        <w:spacing w:line="240" w:lineRule="auto"/>
        <w:rPr>
          <w:sz w:val="24"/>
          <w:szCs w:val="24"/>
          <w:lang w:val="es-DO"/>
        </w:rPr>
      </w:pPr>
      <w:r w:rsidRPr="00F65C69">
        <w:rPr>
          <w:sz w:val="24"/>
          <w:szCs w:val="24"/>
          <w:lang w:val="es-DO"/>
        </w:rPr>
        <w:t>RRHH</w:t>
      </w:r>
    </w:p>
    <w:p w14:paraId="7891DD6A" w14:textId="77777777" w:rsidR="00F65C69" w:rsidRPr="00F65C69" w:rsidRDefault="003F7538" w:rsidP="00F65C69">
      <w:pPr>
        <w:pStyle w:val="Prrafodelista"/>
        <w:numPr>
          <w:ilvl w:val="0"/>
          <w:numId w:val="1"/>
        </w:numPr>
        <w:spacing w:line="240" w:lineRule="auto"/>
        <w:rPr>
          <w:sz w:val="24"/>
          <w:szCs w:val="24"/>
          <w:lang w:val="es-DO"/>
        </w:rPr>
      </w:pPr>
      <w:r w:rsidRPr="00F65C69">
        <w:rPr>
          <w:rFonts w:ascii="Times New Roman" w:hAnsi="Times New Roman" w:cs="Times New Roman"/>
          <w:sz w:val="24"/>
          <w:szCs w:val="24"/>
          <w:lang w:val="es-DO"/>
        </w:rPr>
        <w:t xml:space="preserve">Administración </w:t>
      </w:r>
    </w:p>
    <w:p w14:paraId="4E635238" w14:textId="77777777" w:rsidR="00F65C69" w:rsidRPr="00F65C69" w:rsidRDefault="003F7538" w:rsidP="00F65C69">
      <w:pPr>
        <w:pStyle w:val="Prrafodelista"/>
        <w:numPr>
          <w:ilvl w:val="0"/>
          <w:numId w:val="1"/>
        </w:numPr>
        <w:spacing w:line="240" w:lineRule="auto"/>
        <w:rPr>
          <w:sz w:val="24"/>
          <w:szCs w:val="24"/>
          <w:lang w:val="es-DO"/>
        </w:rPr>
      </w:pPr>
      <w:r w:rsidRPr="00F65C69">
        <w:rPr>
          <w:rFonts w:ascii="Times New Roman" w:hAnsi="Times New Roman" w:cs="Times New Roman"/>
          <w:sz w:val="24"/>
          <w:szCs w:val="24"/>
          <w:lang w:val="es-DO"/>
        </w:rPr>
        <w:t xml:space="preserve">Área financiera </w:t>
      </w:r>
    </w:p>
    <w:p w14:paraId="4442D3F8" w14:textId="77777777" w:rsidR="00F65C69" w:rsidRPr="00F65C69" w:rsidRDefault="003F7538" w:rsidP="00F65C69">
      <w:pPr>
        <w:pStyle w:val="Prrafodelista"/>
        <w:numPr>
          <w:ilvl w:val="0"/>
          <w:numId w:val="1"/>
        </w:numPr>
        <w:spacing w:line="240" w:lineRule="auto"/>
        <w:rPr>
          <w:sz w:val="24"/>
          <w:szCs w:val="24"/>
          <w:lang w:val="es-DO"/>
        </w:rPr>
      </w:pPr>
      <w:r w:rsidRPr="00F65C69">
        <w:rPr>
          <w:rFonts w:ascii="Times New Roman" w:hAnsi="Times New Roman" w:cs="Times New Roman"/>
          <w:sz w:val="24"/>
          <w:szCs w:val="24"/>
          <w:lang w:val="es-DO"/>
        </w:rPr>
        <w:t xml:space="preserve">Comunicaciones </w:t>
      </w:r>
    </w:p>
    <w:p w14:paraId="6FB8ABD8" w14:textId="77777777" w:rsidR="00515767" w:rsidRPr="00515767" w:rsidRDefault="003F7538" w:rsidP="00515767">
      <w:pPr>
        <w:pStyle w:val="Prrafodelista"/>
        <w:numPr>
          <w:ilvl w:val="0"/>
          <w:numId w:val="1"/>
        </w:numPr>
        <w:spacing w:line="240" w:lineRule="auto"/>
        <w:rPr>
          <w:sz w:val="24"/>
          <w:szCs w:val="24"/>
          <w:lang w:val="es-DO"/>
        </w:rPr>
      </w:pPr>
      <w:r w:rsidRPr="00F65C69">
        <w:rPr>
          <w:rFonts w:ascii="Times New Roman" w:hAnsi="Times New Roman" w:cs="Times New Roman"/>
          <w:sz w:val="24"/>
          <w:szCs w:val="24"/>
          <w:lang w:val="es-DO"/>
        </w:rPr>
        <w:t>Planificación y Desarrollo</w:t>
      </w:r>
    </w:p>
    <w:p w14:paraId="7C0D47FB"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Publicaciones</w:t>
      </w:r>
    </w:p>
    <w:p w14:paraId="5E3F73E9"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 xml:space="preserve">Gestión Cultural </w:t>
      </w:r>
    </w:p>
    <w:p w14:paraId="69861A36"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 xml:space="preserve">Eventos </w:t>
      </w:r>
    </w:p>
    <w:p w14:paraId="6A1FE1F3"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 xml:space="preserve">Jurídica </w:t>
      </w:r>
    </w:p>
    <w:p w14:paraId="548F53E4"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Dirección General</w:t>
      </w:r>
    </w:p>
    <w:p w14:paraId="43929C97" w14:textId="77777777" w:rsidR="00515767" w:rsidRPr="00515767" w:rsidRDefault="003F7538" w:rsidP="00515767">
      <w:pPr>
        <w:pStyle w:val="Prrafodelista"/>
        <w:numPr>
          <w:ilvl w:val="0"/>
          <w:numId w:val="1"/>
        </w:numPr>
        <w:spacing w:line="240" w:lineRule="auto"/>
        <w:rPr>
          <w:del w:id="5" w:author="Juan José Díaz" w:date="2020-09-25T15:59:00Z"/>
          <w:sz w:val="24"/>
          <w:szCs w:val="24"/>
          <w:lang w:val="es-DO"/>
        </w:rPr>
      </w:pPr>
      <w:del w:id="6" w:author="Juan José Díaz" w:date="2020-09-25T15:59:00Z">
        <w:r w:rsidRPr="38BD7879" w:rsidDel="003F7538">
          <w:rPr>
            <w:rFonts w:ascii="Times New Roman" w:hAnsi="Times New Roman" w:cs="Times New Roman"/>
            <w:sz w:val="24"/>
            <w:szCs w:val="24"/>
            <w:lang w:val="es-DO"/>
          </w:rPr>
          <w:delText xml:space="preserve">Archivos y Correspondencia </w:delText>
        </w:r>
      </w:del>
    </w:p>
    <w:p w14:paraId="308C3220"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Escuela de Bibliotecología</w:t>
      </w:r>
    </w:p>
    <w:p w14:paraId="7CFC51F6"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Almacén</w:t>
      </w:r>
    </w:p>
    <w:p w14:paraId="11087B5C" w14:textId="77777777" w:rsidR="00515767" w:rsidRPr="00515767" w:rsidRDefault="003F7538" w:rsidP="00515767">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 xml:space="preserve">Servicios Generales </w:t>
      </w:r>
    </w:p>
    <w:p w14:paraId="76CF62D0" w14:textId="1D6634CB" w:rsidR="003F7538" w:rsidRPr="00261ABA" w:rsidRDefault="003F7538" w:rsidP="003F7538">
      <w:pPr>
        <w:pStyle w:val="Prrafodelista"/>
        <w:numPr>
          <w:ilvl w:val="0"/>
          <w:numId w:val="1"/>
        </w:numPr>
        <w:spacing w:line="240" w:lineRule="auto"/>
        <w:rPr>
          <w:sz w:val="24"/>
          <w:szCs w:val="24"/>
          <w:lang w:val="es-DO"/>
        </w:rPr>
      </w:pPr>
      <w:r w:rsidRPr="00515767">
        <w:rPr>
          <w:rFonts w:ascii="Times New Roman" w:hAnsi="Times New Roman" w:cs="Times New Roman"/>
          <w:sz w:val="24"/>
          <w:szCs w:val="24"/>
          <w:lang w:val="es-DO"/>
        </w:rPr>
        <w:t xml:space="preserve">Seguridad </w:t>
      </w:r>
    </w:p>
    <w:p w14:paraId="2200AC29" w14:textId="605E786E" w:rsidR="00261ABA" w:rsidRDefault="000A7C04">
      <w:pPr>
        <w:rPr>
          <w:b/>
          <w:bCs/>
          <w:sz w:val="24"/>
          <w:szCs w:val="24"/>
          <w:lang w:val="es-DO"/>
        </w:rPr>
      </w:pPr>
      <w:r w:rsidRPr="00261ABA">
        <w:rPr>
          <w:b/>
          <w:bCs/>
          <w:sz w:val="24"/>
          <w:szCs w:val="24"/>
          <w:lang w:val="es-DO"/>
        </w:rPr>
        <w:t xml:space="preserve">1.5 </w:t>
      </w:r>
      <w:r w:rsidR="00261ABA">
        <w:rPr>
          <w:b/>
          <w:bCs/>
          <w:sz w:val="24"/>
          <w:szCs w:val="24"/>
          <w:lang w:val="es-DO"/>
        </w:rPr>
        <w:t>D</w:t>
      </w:r>
      <w:r w:rsidR="00261ABA" w:rsidRPr="00261ABA">
        <w:rPr>
          <w:b/>
          <w:bCs/>
          <w:sz w:val="24"/>
          <w:szCs w:val="24"/>
          <w:lang w:val="es-DO"/>
        </w:rPr>
        <w:t>uración</w:t>
      </w:r>
    </w:p>
    <w:p w14:paraId="3A7AF349" w14:textId="2F1BE376" w:rsidR="00261ABA" w:rsidRPr="000A7C04" w:rsidRDefault="003F7538">
      <w:pPr>
        <w:rPr>
          <w:sz w:val="24"/>
          <w:szCs w:val="24"/>
          <w:lang w:val="es-DO"/>
        </w:rPr>
      </w:pPr>
      <w:r w:rsidRPr="003F7538">
        <w:rPr>
          <w:sz w:val="24"/>
          <w:szCs w:val="24"/>
          <w:lang w:val="es-DO"/>
        </w:rPr>
        <w:t xml:space="preserve">Este sistema incluirá única y exclusivamente los procesos asociados con la misión de la institución. Se estima que el proyecto tendrá una duración de 6 meses. </w:t>
      </w:r>
    </w:p>
    <w:p w14:paraId="76439FE9" w14:textId="77777777" w:rsidR="003B78AD" w:rsidRPr="003815AD" w:rsidRDefault="003B78AD" w:rsidP="003B78AD">
      <w:pPr>
        <w:rPr>
          <w:b/>
          <w:bCs/>
          <w:color w:val="1F4E79" w:themeColor="accent5" w:themeShade="80"/>
          <w:sz w:val="28"/>
          <w:szCs w:val="28"/>
          <w:lang w:val="es-DO"/>
        </w:rPr>
      </w:pPr>
      <w:r w:rsidRPr="003815AD">
        <w:rPr>
          <w:b/>
          <w:bCs/>
          <w:color w:val="1F4E79" w:themeColor="accent5" w:themeShade="80"/>
          <w:sz w:val="28"/>
          <w:szCs w:val="28"/>
          <w:lang w:val="es-DO"/>
        </w:rPr>
        <w:t>2 - Políticas de Seguridad</w:t>
      </w:r>
    </w:p>
    <w:p w14:paraId="1B5A94C0" w14:textId="77777777" w:rsidR="003B78AD" w:rsidRPr="000A7C04" w:rsidRDefault="003B78AD" w:rsidP="003B78AD">
      <w:pPr>
        <w:rPr>
          <w:b/>
          <w:bCs/>
          <w:sz w:val="28"/>
          <w:szCs w:val="28"/>
          <w:lang w:val="es-DO"/>
        </w:rPr>
      </w:pPr>
      <w:r w:rsidRPr="000A7C04">
        <w:rPr>
          <w:b/>
          <w:bCs/>
          <w:sz w:val="28"/>
          <w:szCs w:val="28"/>
          <w:lang w:val="es-DO"/>
        </w:rPr>
        <w:t xml:space="preserve">           2.1 La Seguridad de la información </w:t>
      </w:r>
    </w:p>
    <w:p w14:paraId="7D093AD3" w14:textId="5B63032B" w:rsidR="003B78AD" w:rsidRDefault="003B78AD" w:rsidP="003C797D">
      <w:pPr>
        <w:ind w:left="720"/>
        <w:rPr>
          <w:sz w:val="28"/>
          <w:szCs w:val="28"/>
          <w:lang w:val="es-DO"/>
        </w:rPr>
      </w:pPr>
      <w:r w:rsidRPr="00C52962">
        <w:rPr>
          <w:sz w:val="28"/>
          <w:szCs w:val="28"/>
          <w:lang w:val="es-DO"/>
        </w:rPr>
        <w:t xml:space="preserve">La seguridad de la información es el conjunto de </w:t>
      </w:r>
      <w:r w:rsidR="00050E7A" w:rsidRPr="00C52962">
        <w:rPr>
          <w:sz w:val="28"/>
          <w:szCs w:val="28"/>
          <w:lang w:val="es-DO"/>
        </w:rPr>
        <w:t>prácticas</w:t>
      </w:r>
      <w:r w:rsidRPr="00C52962">
        <w:rPr>
          <w:sz w:val="28"/>
          <w:szCs w:val="28"/>
          <w:lang w:val="es-DO"/>
        </w:rPr>
        <w:t>, procedimientos y normas que tienen como objetivo común asegurar la información de las organizaciones</w:t>
      </w:r>
      <w:r w:rsidR="00B9503C">
        <w:rPr>
          <w:sz w:val="28"/>
          <w:szCs w:val="28"/>
          <w:lang w:val="es-DO"/>
        </w:rPr>
        <w:t>.</w:t>
      </w:r>
      <w:r w:rsidR="003C797D">
        <w:rPr>
          <w:sz w:val="28"/>
          <w:szCs w:val="28"/>
          <w:lang w:val="es-DO"/>
        </w:rPr>
        <w:t xml:space="preserve"> </w:t>
      </w:r>
      <w:r w:rsidRPr="00C52962">
        <w:rPr>
          <w:sz w:val="28"/>
          <w:szCs w:val="28"/>
          <w:lang w:val="es-DO"/>
        </w:rPr>
        <w:t xml:space="preserve">La importancia de esta radica en que garantiza el buen funcionamiento y la buena reputación de los organismos.  </w:t>
      </w:r>
    </w:p>
    <w:p w14:paraId="12515C75" w14:textId="17558869" w:rsidR="008C3625" w:rsidRDefault="008C3625" w:rsidP="003B78AD">
      <w:pPr>
        <w:ind w:left="720"/>
        <w:rPr>
          <w:sz w:val="28"/>
          <w:szCs w:val="28"/>
          <w:lang w:val="es-DO"/>
        </w:rPr>
      </w:pPr>
    </w:p>
    <w:p w14:paraId="2AAE41AE" w14:textId="29E752E7" w:rsidR="00DF4E6E" w:rsidRPr="00C52962" w:rsidRDefault="00DF4E6E" w:rsidP="003B78AD">
      <w:pPr>
        <w:ind w:left="720"/>
        <w:rPr>
          <w:sz w:val="28"/>
          <w:szCs w:val="28"/>
          <w:lang w:val="es-DO"/>
        </w:rPr>
      </w:pPr>
    </w:p>
    <w:p w14:paraId="6622AFE1" w14:textId="77777777" w:rsidR="003B78AD" w:rsidRPr="000A7C04" w:rsidRDefault="003B78AD" w:rsidP="003B78AD">
      <w:pPr>
        <w:ind w:firstLine="720"/>
        <w:rPr>
          <w:b/>
          <w:bCs/>
          <w:sz w:val="28"/>
          <w:szCs w:val="28"/>
          <w:lang w:val="es-DO"/>
        </w:rPr>
      </w:pPr>
      <w:r w:rsidRPr="000A7C04">
        <w:rPr>
          <w:b/>
          <w:bCs/>
          <w:sz w:val="28"/>
          <w:szCs w:val="28"/>
          <w:lang w:val="es-DO"/>
        </w:rPr>
        <w:t>2.2 Compromiso de la alta dirección</w:t>
      </w:r>
    </w:p>
    <w:p w14:paraId="5BC2350F" w14:textId="77777777" w:rsidR="003B78AD" w:rsidRPr="00C52962" w:rsidRDefault="003B78AD" w:rsidP="003B78AD">
      <w:pPr>
        <w:ind w:left="720"/>
        <w:rPr>
          <w:sz w:val="28"/>
          <w:szCs w:val="28"/>
          <w:lang w:val="es-DO"/>
        </w:rPr>
      </w:pPr>
      <w:r w:rsidRPr="00C52962">
        <w:rPr>
          <w:sz w:val="28"/>
          <w:szCs w:val="28"/>
          <w:lang w:val="es-DO"/>
        </w:rPr>
        <w:t xml:space="preserve">Es compromiso de toda alta dirección de una organización asumir las responsabilidades que se relacionan con la seguridad de la información ya que esta garantiza no única y exclusivamente la integridad, disponibilidad y confidencialidad de la información que esta maneja, sino también la imagen de esta. Por tanto, la dirección general de la Biblioteca Nacional </w:t>
      </w:r>
      <w:r w:rsidRPr="00C52962">
        <w:rPr>
          <w:sz w:val="28"/>
          <w:szCs w:val="28"/>
          <w:lang w:val="es-DO"/>
        </w:rPr>
        <w:lastRenderedPageBreak/>
        <w:t xml:space="preserve">Pedro Henríquez Ureña se compromete a gestionar y proporcionar aquellos recursos que sean necesarios para que se garantice la seguridad de la información de esta institución.  </w:t>
      </w:r>
    </w:p>
    <w:p w14:paraId="447A76FC" w14:textId="77777777" w:rsidR="003B78AD" w:rsidRPr="000A7C04" w:rsidRDefault="003B78AD" w:rsidP="003B78AD">
      <w:pPr>
        <w:ind w:firstLine="720"/>
        <w:rPr>
          <w:b/>
          <w:bCs/>
          <w:sz w:val="28"/>
          <w:szCs w:val="28"/>
          <w:lang w:val="es-DO"/>
        </w:rPr>
      </w:pPr>
      <w:r w:rsidRPr="000A7C04">
        <w:rPr>
          <w:b/>
          <w:bCs/>
          <w:sz w:val="28"/>
          <w:szCs w:val="28"/>
          <w:lang w:val="es-DO"/>
        </w:rPr>
        <w:t xml:space="preserve">2.3 Breve explicación de las políticas </w:t>
      </w:r>
    </w:p>
    <w:p w14:paraId="29338906" w14:textId="1A1ED34F" w:rsidR="003B78AD" w:rsidRPr="00C52962" w:rsidRDefault="003B78AD" w:rsidP="003B78AD">
      <w:pPr>
        <w:ind w:left="720"/>
        <w:rPr>
          <w:sz w:val="28"/>
          <w:szCs w:val="28"/>
          <w:lang w:val="es-DO"/>
        </w:rPr>
      </w:pPr>
      <w:r w:rsidRPr="00C52962">
        <w:rPr>
          <w:sz w:val="28"/>
          <w:szCs w:val="28"/>
          <w:lang w:val="es-DO"/>
        </w:rPr>
        <w:t xml:space="preserve">Las políticas de seguridad de la información no son </w:t>
      </w:r>
      <w:r w:rsidR="00050E7A" w:rsidRPr="00C52962">
        <w:rPr>
          <w:sz w:val="28"/>
          <w:szCs w:val="28"/>
          <w:lang w:val="es-DO"/>
        </w:rPr>
        <w:t>más</w:t>
      </w:r>
      <w:r w:rsidRPr="00C52962">
        <w:rPr>
          <w:sz w:val="28"/>
          <w:szCs w:val="28"/>
          <w:lang w:val="es-DO"/>
        </w:rPr>
        <w:t xml:space="preserve"> que el marco de referencia que permitirá tanto al personal técnico y administrativo como a los usuarios finales de la institución tener una idea apropiada de </w:t>
      </w:r>
      <w:r w:rsidR="00050E7A" w:rsidRPr="00C52962">
        <w:rPr>
          <w:sz w:val="28"/>
          <w:szCs w:val="28"/>
          <w:lang w:val="es-DO"/>
        </w:rPr>
        <w:t>cómo</w:t>
      </w:r>
      <w:r w:rsidRPr="00C52962">
        <w:rPr>
          <w:sz w:val="28"/>
          <w:szCs w:val="28"/>
          <w:lang w:val="es-DO"/>
        </w:rPr>
        <w:t xml:space="preserve"> actuar ante una situación o incidente de seguridad. </w:t>
      </w:r>
    </w:p>
    <w:p w14:paraId="391C7F1A" w14:textId="77777777" w:rsidR="003B78AD" w:rsidRPr="000A7C04" w:rsidRDefault="003B78AD" w:rsidP="00C52962">
      <w:pPr>
        <w:ind w:firstLine="720"/>
        <w:rPr>
          <w:b/>
          <w:bCs/>
          <w:sz w:val="28"/>
          <w:szCs w:val="28"/>
          <w:lang w:val="es-DO"/>
        </w:rPr>
      </w:pPr>
      <w:r w:rsidRPr="000A7C04">
        <w:rPr>
          <w:b/>
          <w:bCs/>
          <w:sz w:val="28"/>
          <w:szCs w:val="28"/>
          <w:lang w:val="es-DO"/>
        </w:rPr>
        <w:t>2.4 responsabilidades generales y especificas</w:t>
      </w:r>
    </w:p>
    <w:p w14:paraId="1544CCB5" w14:textId="7CA0003D" w:rsidR="003B78AD" w:rsidRPr="00C52962" w:rsidRDefault="003B78AD" w:rsidP="00C52962">
      <w:pPr>
        <w:ind w:left="1440"/>
        <w:rPr>
          <w:sz w:val="28"/>
          <w:szCs w:val="28"/>
          <w:lang w:val="es-DO"/>
        </w:rPr>
      </w:pPr>
      <w:r w:rsidRPr="000A7C04">
        <w:rPr>
          <w:b/>
          <w:bCs/>
          <w:sz w:val="28"/>
          <w:szCs w:val="28"/>
          <w:lang w:val="es-DO"/>
        </w:rPr>
        <w:t>2.4.1</w:t>
      </w:r>
      <w:r w:rsidRPr="00C52962">
        <w:rPr>
          <w:sz w:val="28"/>
          <w:szCs w:val="28"/>
          <w:lang w:val="es-DO"/>
        </w:rPr>
        <w:t xml:space="preserve"> Es responsabilidad de la dirección nacional de la biblioteca </w:t>
      </w:r>
      <w:r w:rsidR="00587FE2">
        <w:rPr>
          <w:sz w:val="28"/>
          <w:szCs w:val="28"/>
          <w:lang w:val="es-DO"/>
        </w:rPr>
        <w:t>garantiz</w:t>
      </w:r>
      <w:r w:rsidRPr="00C52962">
        <w:rPr>
          <w:sz w:val="28"/>
          <w:szCs w:val="28"/>
          <w:lang w:val="es-DO"/>
        </w:rPr>
        <w:t xml:space="preserve">ar los recursos y la </w:t>
      </w:r>
      <w:r w:rsidR="00587FE2">
        <w:rPr>
          <w:sz w:val="28"/>
          <w:szCs w:val="28"/>
          <w:lang w:val="es-DO"/>
        </w:rPr>
        <w:t>a</w:t>
      </w:r>
      <w:r w:rsidRPr="00C52962">
        <w:rPr>
          <w:sz w:val="28"/>
          <w:szCs w:val="28"/>
          <w:lang w:val="es-DO"/>
        </w:rPr>
        <w:t xml:space="preserve">probación necesaria para la correcta implementación de la seguridad de la información </w:t>
      </w:r>
    </w:p>
    <w:p w14:paraId="0B6E0171" w14:textId="598D43A8" w:rsidR="003B78AD" w:rsidRPr="00C52962" w:rsidRDefault="003B78AD" w:rsidP="00C52962">
      <w:pPr>
        <w:ind w:left="1440"/>
        <w:rPr>
          <w:sz w:val="28"/>
          <w:szCs w:val="28"/>
          <w:lang w:val="es-DO"/>
        </w:rPr>
      </w:pPr>
      <w:r w:rsidRPr="000A7C04">
        <w:rPr>
          <w:b/>
          <w:bCs/>
          <w:sz w:val="28"/>
          <w:szCs w:val="28"/>
          <w:lang w:val="es-DO"/>
        </w:rPr>
        <w:t>2.4.2</w:t>
      </w:r>
      <w:r w:rsidRPr="00C52962">
        <w:rPr>
          <w:sz w:val="28"/>
          <w:szCs w:val="28"/>
          <w:lang w:val="es-DO"/>
        </w:rPr>
        <w:t xml:space="preserve"> El CON</w:t>
      </w:r>
      <w:r w:rsidRPr="000A7C04">
        <w:rPr>
          <w:sz w:val="28"/>
          <w:szCs w:val="28"/>
          <w:lang w:val="es-DO"/>
        </w:rPr>
        <w:t xml:space="preserve">TI (Comité </w:t>
      </w:r>
      <w:r w:rsidRPr="00C52962">
        <w:rPr>
          <w:sz w:val="28"/>
          <w:szCs w:val="28"/>
          <w:lang w:val="es-DO"/>
        </w:rPr>
        <w:t>de Continuidad) debe velar porque se haga una implementación</w:t>
      </w:r>
      <w:r w:rsidR="00363922">
        <w:rPr>
          <w:sz w:val="28"/>
          <w:szCs w:val="28"/>
          <w:lang w:val="es-DO"/>
        </w:rPr>
        <w:t xml:space="preserve"> y gestión</w:t>
      </w:r>
      <w:r w:rsidRPr="00C52962">
        <w:rPr>
          <w:sz w:val="28"/>
          <w:szCs w:val="28"/>
          <w:lang w:val="es-DO"/>
        </w:rPr>
        <w:t xml:space="preserve"> adecuada del sistema de seguridad de la información </w:t>
      </w:r>
    </w:p>
    <w:p w14:paraId="1639FCAF" w14:textId="05AC3FC1" w:rsidR="003B78AD" w:rsidRPr="00C52962" w:rsidRDefault="003B78AD" w:rsidP="00C52962">
      <w:pPr>
        <w:ind w:left="1440"/>
        <w:rPr>
          <w:sz w:val="28"/>
          <w:szCs w:val="28"/>
          <w:lang w:val="es-DO"/>
        </w:rPr>
      </w:pPr>
      <w:r w:rsidRPr="38BD7879">
        <w:rPr>
          <w:b/>
          <w:bCs/>
          <w:sz w:val="28"/>
          <w:szCs w:val="28"/>
          <w:lang w:val="es-DO"/>
        </w:rPr>
        <w:t>2.4.3</w:t>
      </w:r>
      <w:r w:rsidRPr="38BD7879">
        <w:rPr>
          <w:sz w:val="28"/>
          <w:szCs w:val="28"/>
          <w:lang w:val="es-DO"/>
        </w:rPr>
        <w:t xml:space="preserve"> El </w:t>
      </w:r>
      <w:del w:id="7" w:author="Juan José Díaz" w:date="2020-09-25T16:01:00Z">
        <w:r w:rsidRPr="38BD7879" w:rsidDel="003B78AD">
          <w:rPr>
            <w:sz w:val="28"/>
            <w:szCs w:val="28"/>
            <w:lang w:val="es-DO"/>
          </w:rPr>
          <w:delText>encargado</w:delText>
        </w:r>
      </w:del>
      <w:ins w:id="8" w:author="Juan José Díaz" w:date="2020-09-25T16:01:00Z">
        <w:r w:rsidR="3379EF47" w:rsidRPr="38BD7879">
          <w:rPr>
            <w:sz w:val="28"/>
            <w:szCs w:val="28"/>
            <w:lang w:val="es-DO"/>
          </w:rPr>
          <w:t>respopnsable</w:t>
        </w:r>
      </w:ins>
      <w:r w:rsidRPr="38BD7879">
        <w:rPr>
          <w:sz w:val="28"/>
          <w:szCs w:val="28"/>
          <w:lang w:val="es-DO"/>
        </w:rPr>
        <w:t xml:space="preserve"> de la seguridad</w:t>
      </w:r>
      <w:ins w:id="9" w:author="Juan José Díaz" w:date="2020-09-25T16:02:00Z">
        <w:r w:rsidR="44AAB536" w:rsidRPr="38BD7879">
          <w:rPr>
            <w:sz w:val="28"/>
            <w:szCs w:val="28"/>
            <w:lang w:val="es-DO"/>
          </w:rPr>
          <w:t xml:space="preserve"> de la Información</w:t>
        </w:r>
      </w:ins>
      <w:r w:rsidRPr="38BD7879">
        <w:rPr>
          <w:sz w:val="28"/>
          <w:szCs w:val="28"/>
          <w:lang w:val="es-DO"/>
        </w:rPr>
        <w:t xml:space="preserve"> debe coordinar las tareas, reuniones y eventos que vayan en favor de la seguridad de la información </w:t>
      </w:r>
    </w:p>
    <w:p w14:paraId="361F3DCA" w14:textId="3A894C08" w:rsidR="00C30CB6" w:rsidRPr="00C52962" w:rsidRDefault="003B78AD" w:rsidP="00385288">
      <w:pPr>
        <w:ind w:left="1440"/>
        <w:rPr>
          <w:sz w:val="28"/>
          <w:szCs w:val="28"/>
          <w:lang w:val="es-DO"/>
        </w:rPr>
      </w:pPr>
      <w:r w:rsidRPr="000A7C04">
        <w:rPr>
          <w:b/>
          <w:bCs/>
          <w:sz w:val="28"/>
          <w:szCs w:val="28"/>
          <w:lang w:val="es-DO"/>
        </w:rPr>
        <w:t>2.4.4</w:t>
      </w:r>
      <w:r w:rsidRPr="00C52962">
        <w:rPr>
          <w:sz w:val="28"/>
          <w:szCs w:val="28"/>
          <w:lang w:val="es-DO"/>
        </w:rPr>
        <w:t xml:space="preserve"> El encargado de tecnología debe de garantizar que el personal técnico de tecnología implemente las políticas y controles identificados como parte del plan estratégico de seguridad de la información a nivel técnico.</w:t>
      </w:r>
    </w:p>
    <w:p w14:paraId="054A2107" w14:textId="5830F4DE" w:rsidR="003B78AD" w:rsidRDefault="003B78AD" w:rsidP="00C52962">
      <w:pPr>
        <w:ind w:left="1440"/>
        <w:rPr>
          <w:sz w:val="28"/>
          <w:szCs w:val="28"/>
          <w:lang w:val="es-DO"/>
        </w:rPr>
      </w:pPr>
      <w:r w:rsidRPr="000A7C04">
        <w:rPr>
          <w:b/>
          <w:bCs/>
          <w:sz w:val="28"/>
          <w:szCs w:val="28"/>
          <w:lang w:val="es-DO"/>
        </w:rPr>
        <w:t>2.4.5</w:t>
      </w:r>
      <w:r w:rsidRPr="00C52962">
        <w:rPr>
          <w:sz w:val="28"/>
          <w:szCs w:val="28"/>
          <w:lang w:val="es-DO"/>
        </w:rPr>
        <w:t xml:space="preserve"> Los usuarios finales deben estar sujetos a las normas establecidas por el sistema de gestión de seguridad de la información. </w:t>
      </w:r>
    </w:p>
    <w:p w14:paraId="692EC2B6" w14:textId="11AC881B" w:rsidR="00385288" w:rsidRPr="004B6AE7" w:rsidRDefault="00385288" w:rsidP="00C52962">
      <w:pPr>
        <w:ind w:left="1440"/>
        <w:rPr>
          <w:sz w:val="28"/>
          <w:szCs w:val="28"/>
          <w:lang w:val="es-DO"/>
        </w:rPr>
      </w:pPr>
      <w:r>
        <w:rPr>
          <w:b/>
          <w:bCs/>
          <w:sz w:val="28"/>
          <w:szCs w:val="28"/>
          <w:lang w:val="es-DO"/>
        </w:rPr>
        <w:t xml:space="preserve">2.4.6 </w:t>
      </w:r>
      <w:r w:rsidR="004B6AE7">
        <w:rPr>
          <w:sz w:val="28"/>
          <w:szCs w:val="28"/>
          <w:lang w:val="es-DO"/>
        </w:rPr>
        <w:t xml:space="preserve">El personal técnico debe de </w:t>
      </w:r>
    </w:p>
    <w:p w14:paraId="07E1C989" w14:textId="77777777" w:rsidR="003B78AD" w:rsidRPr="00C52962" w:rsidRDefault="003B78AD" w:rsidP="00C52962">
      <w:pPr>
        <w:ind w:left="720" w:firstLine="720"/>
        <w:rPr>
          <w:sz w:val="28"/>
          <w:szCs w:val="28"/>
          <w:lang w:val="es-DO"/>
        </w:rPr>
      </w:pPr>
      <w:r w:rsidRPr="000A7C04">
        <w:rPr>
          <w:b/>
          <w:bCs/>
          <w:sz w:val="28"/>
          <w:szCs w:val="28"/>
          <w:lang w:val="es-DO"/>
        </w:rPr>
        <w:t>2.5</w:t>
      </w:r>
      <w:r w:rsidRPr="00C52962">
        <w:rPr>
          <w:sz w:val="28"/>
          <w:szCs w:val="28"/>
          <w:lang w:val="es-DO"/>
        </w:rPr>
        <w:t xml:space="preserve"> Referencias a documentación que sustentan la política. </w:t>
      </w:r>
    </w:p>
    <w:p w14:paraId="12F9F5BE" w14:textId="1C22FCB0" w:rsidR="003B78AD" w:rsidRPr="00C52962" w:rsidRDefault="0D2B0191" w:rsidP="38BD7879">
      <w:pPr>
        <w:rPr>
          <w:ins w:id="10" w:author="Juan José Díaz" w:date="2020-09-25T16:04:00Z"/>
          <w:sz w:val="28"/>
          <w:szCs w:val="28"/>
          <w:lang w:val="es-DO"/>
        </w:rPr>
      </w:pPr>
      <w:ins w:id="11" w:author="Juan José Díaz" w:date="2020-09-25T16:04:00Z">
        <w:r w:rsidRPr="00C52962">
          <w:rPr>
            <w:sz w:val="28"/>
            <w:szCs w:val="28"/>
            <w:lang w:val="es-DO"/>
          </w:rPr>
          <w:lastRenderedPageBreak/>
          <w:t>NORTIC A7</w:t>
        </w:r>
      </w:ins>
      <w:r w:rsidR="003B78AD" w:rsidRPr="00C52962">
        <w:rPr>
          <w:sz w:val="28"/>
          <w:szCs w:val="28"/>
          <w:lang w:val="es-DO"/>
        </w:rPr>
        <w:t xml:space="preserve">      </w:t>
      </w:r>
      <w:r w:rsidR="00C52962">
        <w:rPr>
          <w:sz w:val="28"/>
          <w:szCs w:val="28"/>
          <w:lang w:val="es-DO"/>
        </w:rPr>
        <w:tab/>
      </w:r>
      <w:r w:rsidR="00C52962">
        <w:rPr>
          <w:sz w:val="28"/>
          <w:szCs w:val="28"/>
          <w:lang w:val="es-DO"/>
        </w:rPr>
        <w:tab/>
      </w:r>
      <w:r w:rsidR="003B78AD" w:rsidRPr="00C52962">
        <w:rPr>
          <w:sz w:val="28"/>
          <w:szCs w:val="28"/>
          <w:lang w:val="es-DO"/>
        </w:rPr>
        <w:t xml:space="preserve">       - </w:t>
      </w:r>
    </w:p>
    <w:p w14:paraId="7BFD44E3" w14:textId="0B7943B4" w:rsidR="003B78AD" w:rsidRPr="00C52962" w:rsidRDefault="003B78AD" w:rsidP="003B78AD">
      <w:pPr>
        <w:rPr>
          <w:sz w:val="28"/>
          <w:szCs w:val="28"/>
          <w:lang w:val="es-DO"/>
        </w:rPr>
      </w:pPr>
      <w:r w:rsidRPr="00C52962">
        <w:rPr>
          <w:sz w:val="28"/>
          <w:szCs w:val="28"/>
          <w:lang w:val="es-DO"/>
        </w:rPr>
        <w:t>ISO270001 - ISO</w:t>
      </w:r>
    </w:p>
    <w:p w14:paraId="47A6E616" w14:textId="42C8240A" w:rsidR="00276793" w:rsidRDefault="003B78AD" w:rsidP="003B78AD">
      <w:pPr>
        <w:rPr>
          <w:sz w:val="28"/>
          <w:szCs w:val="28"/>
          <w:lang w:val="es-DO"/>
        </w:rPr>
      </w:pPr>
      <w:r w:rsidRPr="00C52962">
        <w:rPr>
          <w:sz w:val="28"/>
          <w:szCs w:val="28"/>
          <w:lang w:val="es-DO"/>
        </w:rPr>
        <w:t xml:space="preserve">          </w:t>
      </w:r>
      <w:r w:rsidR="00C52962">
        <w:rPr>
          <w:sz w:val="28"/>
          <w:szCs w:val="28"/>
          <w:lang w:val="es-DO"/>
        </w:rPr>
        <w:tab/>
      </w:r>
      <w:r w:rsidR="00C52962">
        <w:rPr>
          <w:sz w:val="28"/>
          <w:szCs w:val="28"/>
          <w:lang w:val="es-DO"/>
        </w:rPr>
        <w:tab/>
        <w:t xml:space="preserve">   </w:t>
      </w:r>
      <w:r w:rsidRPr="00C52962">
        <w:rPr>
          <w:sz w:val="28"/>
          <w:szCs w:val="28"/>
          <w:lang w:val="es-DO"/>
        </w:rPr>
        <w:t xml:space="preserve">   - Implantación de un SGSI </w:t>
      </w:r>
      <w:r w:rsidR="00276793">
        <w:rPr>
          <w:sz w:val="28"/>
          <w:szCs w:val="28"/>
          <w:lang w:val="es-DO"/>
        </w:rPr>
        <w:t>–</w:t>
      </w:r>
      <w:r w:rsidRPr="00C52962">
        <w:rPr>
          <w:sz w:val="28"/>
          <w:szCs w:val="28"/>
          <w:lang w:val="es-DO"/>
        </w:rPr>
        <w:t xml:space="preserve"> INCIB</w:t>
      </w:r>
      <w:r w:rsidR="00276793">
        <w:rPr>
          <w:sz w:val="28"/>
          <w:szCs w:val="28"/>
          <w:lang w:val="es-DO"/>
        </w:rPr>
        <w:t>E</w:t>
      </w:r>
    </w:p>
    <w:p w14:paraId="131B745E" w14:textId="1F4C00BC" w:rsidR="00276793" w:rsidRDefault="00276793" w:rsidP="003B78AD">
      <w:pPr>
        <w:rPr>
          <w:sz w:val="28"/>
          <w:szCs w:val="28"/>
          <w:lang w:val="es-DO"/>
        </w:rPr>
      </w:pPr>
    </w:p>
    <w:p w14:paraId="41C4E3D2" w14:textId="77777777" w:rsidR="00276793" w:rsidRPr="00C52962" w:rsidRDefault="00276793" w:rsidP="003B78AD">
      <w:pPr>
        <w:rPr>
          <w:sz w:val="28"/>
          <w:szCs w:val="28"/>
          <w:lang w:val="es-DO"/>
        </w:rPr>
      </w:pPr>
    </w:p>
    <w:p w14:paraId="5494E787" w14:textId="77777777" w:rsidR="003B78AD" w:rsidRPr="003815AD" w:rsidRDefault="003B78AD" w:rsidP="003B78AD">
      <w:pPr>
        <w:rPr>
          <w:b/>
          <w:bCs/>
          <w:color w:val="1F4E79" w:themeColor="accent5" w:themeShade="80"/>
          <w:sz w:val="28"/>
          <w:szCs w:val="28"/>
          <w:lang w:val="es-DO"/>
        </w:rPr>
      </w:pPr>
      <w:r w:rsidRPr="003815AD">
        <w:rPr>
          <w:b/>
          <w:bCs/>
          <w:color w:val="1F4E79" w:themeColor="accent5" w:themeShade="80"/>
          <w:sz w:val="28"/>
          <w:szCs w:val="28"/>
          <w:lang w:val="es-DO"/>
        </w:rPr>
        <w:t>3 - Organización de la seguridad</w:t>
      </w:r>
    </w:p>
    <w:p w14:paraId="6F8307F9" w14:textId="77777777" w:rsidR="003B78AD" w:rsidRPr="00C52962" w:rsidRDefault="003B78AD" w:rsidP="003B78AD">
      <w:pPr>
        <w:rPr>
          <w:sz w:val="28"/>
          <w:szCs w:val="28"/>
          <w:lang w:val="es-DO"/>
        </w:rPr>
      </w:pPr>
    </w:p>
    <w:p w14:paraId="10D5C4CF" w14:textId="2B8F1C15" w:rsidR="003B78AD" w:rsidRPr="00C52962" w:rsidRDefault="003B78AD" w:rsidP="00C52962">
      <w:pPr>
        <w:ind w:left="720"/>
        <w:rPr>
          <w:sz w:val="28"/>
          <w:szCs w:val="28"/>
          <w:lang w:val="es-DO"/>
        </w:rPr>
      </w:pPr>
      <w:r w:rsidRPr="000A7C04">
        <w:rPr>
          <w:b/>
          <w:bCs/>
          <w:sz w:val="28"/>
          <w:szCs w:val="28"/>
          <w:lang w:val="es-DO"/>
        </w:rPr>
        <w:t>3.1</w:t>
      </w:r>
      <w:ins w:id="12" w:author="Juan José Díaz" w:date="2020-09-25T16:04:00Z">
        <w:r w:rsidR="09AE2172" w:rsidRPr="000A7C04">
          <w:rPr>
            <w:b/>
            <w:bCs/>
            <w:sz w:val="28"/>
            <w:szCs w:val="28"/>
            <w:lang w:val="es-DO"/>
          </w:rPr>
          <w:t xml:space="preserve"> </w:t>
        </w:r>
      </w:ins>
      <w:r w:rsidRPr="00C52962">
        <w:rPr>
          <w:sz w:val="28"/>
          <w:szCs w:val="28"/>
          <w:lang w:val="es-DO"/>
        </w:rPr>
        <w:tab/>
      </w:r>
      <w:del w:id="13" w:author="Juan José Díaz" w:date="2020-09-25T16:04:00Z">
        <w:r w:rsidRPr="38BD7879" w:rsidDel="00C56165">
          <w:rPr>
            <w:b/>
            <w:bCs/>
            <w:sz w:val="28"/>
            <w:szCs w:val="28"/>
            <w:lang w:val="es-DO"/>
          </w:rPr>
          <w:delText>Encargado</w:delText>
        </w:r>
      </w:del>
      <w:ins w:id="14" w:author="Juan José Díaz" w:date="2020-09-25T16:04:00Z">
        <w:r w:rsidR="3E5D5F2C" w:rsidRPr="00C56165">
          <w:rPr>
            <w:b/>
            <w:bCs/>
            <w:sz w:val="28"/>
            <w:szCs w:val="28"/>
            <w:lang w:val="es-DO"/>
          </w:rPr>
          <w:t>Responsable</w:t>
        </w:r>
      </w:ins>
      <w:r w:rsidR="00C56165" w:rsidRPr="00C56165">
        <w:rPr>
          <w:b/>
          <w:bCs/>
          <w:sz w:val="28"/>
          <w:szCs w:val="28"/>
          <w:lang w:val="es-DO"/>
        </w:rPr>
        <w:t xml:space="preserve"> de la seguridad</w:t>
      </w:r>
      <w:r w:rsidR="00C56165">
        <w:rPr>
          <w:b/>
          <w:bCs/>
          <w:sz w:val="28"/>
          <w:szCs w:val="28"/>
          <w:lang w:val="es-DO"/>
        </w:rPr>
        <w:t xml:space="preserve"> </w:t>
      </w:r>
      <w:ins w:id="15" w:author="Juan José Díaz" w:date="2020-09-25T16:05:00Z">
        <w:r w:rsidR="0A70C5F7">
          <w:rPr>
            <w:b/>
            <w:bCs/>
            <w:sz w:val="28"/>
            <w:szCs w:val="28"/>
            <w:lang w:val="es-DO"/>
          </w:rPr>
          <w:t xml:space="preserve">de la Información </w:t>
        </w:r>
      </w:ins>
      <w:r w:rsidR="00C56165" w:rsidRPr="00C52962">
        <w:rPr>
          <w:sz w:val="28"/>
          <w:szCs w:val="28"/>
          <w:lang w:val="es-DO"/>
        </w:rPr>
        <w:t>responsable</w:t>
      </w:r>
      <w:r w:rsidRPr="00C52962">
        <w:rPr>
          <w:sz w:val="28"/>
          <w:szCs w:val="28"/>
          <w:lang w:val="es-DO"/>
        </w:rPr>
        <w:t xml:space="preserve"> de la seguridad Este rol será desempeñado por el analista en ciberseguridad. Como su nombre lo indica, la persona que asuma este rol debe ser el principal responsable de coordinar los asuntos que se relacionen con la seguridad. </w:t>
      </w:r>
    </w:p>
    <w:p w14:paraId="73EBFBA8" w14:textId="77777777" w:rsidR="003B78AD" w:rsidRPr="00C52962" w:rsidRDefault="003B78AD" w:rsidP="003B78AD">
      <w:pPr>
        <w:rPr>
          <w:sz w:val="28"/>
          <w:szCs w:val="28"/>
          <w:lang w:val="es-DO"/>
        </w:rPr>
      </w:pPr>
    </w:p>
    <w:p w14:paraId="3F2260A8" w14:textId="126FBEE0" w:rsidR="003B78AD" w:rsidRDefault="003B78AD" w:rsidP="00C52962">
      <w:pPr>
        <w:ind w:left="720"/>
        <w:rPr>
          <w:sz w:val="28"/>
          <w:szCs w:val="28"/>
          <w:lang w:val="es-DO"/>
        </w:rPr>
      </w:pPr>
      <w:r w:rsidRPr="000A7C04">
        <w:rPr>
          <w:b/>
          <w:bCs/>
          <w:sz w:val="28"/>
          <w:szCs w:val="28"/>
          <w:lang w:val="es-DO"/>
        </w:rPr>
        <w:t>3.2</w:t>
      </w:r>
      <w:r w:rsidRPr="00C52962">
        <w:rPr>
          <w:sz w:val="28"/>
          <w:szCs w:val="28"/>
          <w:lang w:val="es-DO"/>
        </w:rPr>
        <w:tab/>
      </w:r>
      <w:r w:rsidRPr="009971AA">
        <w:rPr>
          <w:b/>
          <w:bCs/>
          <w:sz w:val="28"/>
          <w:szCs w:val="28"/>
          <w:lang w:val="es-DO"/>
        </w:rPr>
        <w:t xml:space="preserve">CONTI </w:t>
      </w:r>
      <w:r w:rsidRPr="00C52962">
        <w:rPr>
          <w:sz w:val="28"/>
          <w:szCs w:val="28"/>
          <w:lang w:val="es-DO"/>
        </w:rPr>
        <w:t>(Comité de Continuidad) Este comité estará integrado por la máxima autoridad de la institución y ciertos encargados del área administrativa de la institución. El principal rol de este conjunto de miembros será aprobar o desaprobar las medidas que se tomen en términos de seguridad.</w:t>
      </w:r>
    </w:p>
    <w:p w14:paraId="63FA4814" w14:textId="13AC03A8" w:rsidR="00192009" w:rsidRDefault="00192009" w:rsidP="00C52962">
      <w:pPr>
        <w:ind w:left="720"/>
        <w:rPr>
          <w:sz w:val="28"/>
          <w:szCs w:val="28"/>
          <w:lang w:val="es-DO"/>
        </w:rPr>
      </w:pPr>
    </w:p>
    <w:p w14:paraId="4914F615" w14:textId="77777777" w:rsidR="00192009" w:rsidRPr="00C52962" w:rsidRDefault="00192009" w:rsidP="00C52962">
      <w:pPr>
        <w:ind w:left="720"/>
        <w:rPr>
          <w:sz w:val="28"/>
          <w:szCs w:val="28"/>
          <w:lang w:val="es-DO"/>
        </w:rPr>
      </w:pPr>
    </w:p>
    <w:p w14:paraId="51A802DC" w14:textId="77777777" w:rsidR="003B78AD" w:rsidRPr="00C52962" w:rsidRDefault="003B78AD" w:rsidP="003B78AD">
      <w:pPr>
        <w:rPr>
          <w:sz w:val="28"/>
          <w:szCs w:val="28"/>
          <w:lang w:val="es-DO"/>
        </w:rPr>
      </w:pPr>
    </w:p>
    <w:p w14:paraId="358282C5" w14:textId="45BEB7DD" w:rsidR="003B78AD" w:rsidRPr="003815AD" w:rsidRDefault="003B78AD" w:rsidP="003B78AD">
      <w:pPr>
        <w:rPr>
          <w:b/>
          <w:bCs/>
          <w:color w:val="1F4E79" w:themeColor="accent5" w:themeShade="80"/>
          <w:sz w:val="28"/>
          <w:szCs w:val="28"/>
          <w:lang w:val="es-DO"/>
        </w:rPr>
      </w:pPr>
      <w:r w:rsidRPr="003815AD">
        <w:rPr>
          <w:b/>
          <w:bCs/>
          <w:color w:val="1F4E79" w:themeColor="accent5" w:themeShade="80"/>
          <w:sz w:val="28"/>
          <w:szCs w:val="28"/>
          <w:lang w:val="es-DO"/>
        </w:rPr>
        <w:t>4 - Programas de concienciación y formación del persona</w:t>
      </w:r>
      <w:r w:rsidR="00B96B8E">
        <w:rPr>
          <w:b/>
          <w:bCs/>
          <w:color w:val="1F4E79" w:themeColor="accent5" w:themeShade="80"/>
          <w:sz w:val="28"/>
          <w:szCs w:val="28"/>
          <w:lang w:val="es-DO"/>
        </w:rPr>
        <w:t>l</w:t>
      </w:r>
    </w:p>
    <w:p w14:paraId="6ADF9907" w14:textId="77777777" w:rsidR="003B78AD" w:rsidRPr="00C52962" w:rsidRDefault="003B78AD" w:rsidP="003B78AD">
      <w:pPr>
        <w:rPr>
          <w:sz w:val="28"/>
          <w:szCs w:val="28"/>
          <w:lang w:val="es-DO"/>
        </w:rPr>
      </w:pPr>
    </w:p>
    <w:p w14:paraId="28DDB627" w14:textId="44BE7DD8" w:rsidR="003B78AD" w:rsidRPr="00C52962" w:rsidRDefault="003B78AD" w:rsidP="003B78AD">
      <w:pPr>
        <w:rPr>
          <w:sz w:val="28"/>
          <w:szCs w:val="28"/>
          <w:lang w:val="es-DO"/>
        </w:rPr>
      </w:pPr>
      <w:r w:rsidRPr="00C52962">
        <w:rPr>
          <w:sz w:val="28"/>
          <w:szCs w:val="28"/>
          <w:lang w:val="es-DO"/>
        </w:rPr>
        <w:t xml:space="preserve">Indudablemente los usuarios finales de las empresas constituyen la pieza clave de la seguridad de la información o de la ciberseguridad en general. No tendría ningún sentido implementar cortafuegos, sistemas de detección y prevención de intrusos, costosos antivirus o alguna otra tecnología sofisticada para mitigar y reducir los riesgos a los que las empresas se enfrentan, si los usuarios que son el </w:t>
      </w:r>
      <w:r w:rsidRPr="00C52962">
        <w:rPr>
          <w:sz w:val="28"/>
          <w:szCs w:val="28"/>
          <w:lang w:val="es-DO"/>
        </w:rPr>
        <w:lastRenderedPageBreak/>
        <w:t xml:space="preserve">principal recurso que se vincula con la información no poseen ningún tipo de conciencia. </w:t>
      </w:r>
    </w:p>
    <w:p w14:paraId="5CA1C97D" w14:textId="3BB58FC2" w:rsidR="003B78AD" w:rsidRPr="00C52962" w:rsidRDefault="003B78AD" w:rsidP="003B78AD">
      <w:pPr>
        <w:rPr>
          <w:sz w:val="28"/>
          <w:szCs w:val="28"/>
          <w:lang w:val="es-DO"/>
        </w:rPr>
      </w:pPr>
      <w:r w:rsidRPr="38BD7879">
        <w:rPr>
          <w:sz w:val="28"/>
          <w:szCs w:val="28"/>
          <w:lang w:val="es-DO"/>
        </w:rPr>
        <w:t xml:space="preserve">Ya que los usuarios son la pieza clave de nuestro rompe cabezas de ciberseguridad y con el fin de que se cree una cultura donde estos sean parte de la seguridad de la información de la institución, se implementará el </w:t>
      </w:r>
      <w:r w:rsidRPr="38BD7879">
        <w:rPr>
          <w:b/>
          <w:bCs/>
          <w:sz w:val="28"/>
          <w:szCs w:val="28"/>
          <w:lang w:val="es-DO"/>
        </w:rPr>
        <w:t>kit de concienciación del INCIBE</w:t>
      </w:r>
      <w:r w:rsidRPr="38BD7879">
        <w:rPr>
          <w:sz w:val="28"/>
          <w:szCs w:val="28"/>
          <w:lang w:val="es-DO"/>
        </w:rPr>
        <w:t xml:space="preserve"> </w:t>
      </w:r>
      <w:hyperlink r:id="rId14">
        <w:r w:rsidR="00C52962" w:rsidRPr="38BD7879">
          <w:rPr>
            <w:rStyle w:val="Hipervnculo"/>
            <w:sz w:val="28"/>
            <w:szCs w:val="28"/>
            <w:lang w:val="es-DO"/>
          </w:rPr>
          <w:t>https://www.incibe.es/protege-tu-empresa/blog/actualizate-ciberseguridad-el-nuevo-kit-concienciacion</w:t>
        </w:r>
      </w:hyperlink>
      <w:r w:rsidR="00C52962" w:rsidRPr="38BD7879">
        <w:rPr>
          <w:sz w:val="28"/>
          <w:szCs w:val="28"/>
          <w:lang w:val="es-DO"/>
        </w:rPr>
        <w:t xml:space="preserve"> </w:t>
      </w:r>
      <w:r w:rsidRPr="38BD7879">
        <w:rPr>
          <w:sz w:val="28"/>
          <w:szCs w:val="28"/>
          <w:lang w:val="es-DO"/>
        </w:rPr>
        <w:t>: un recurso que contiene un gran n</w:t>
      </w:r>
      <w:ins w:id="16" w:author="Juan José Díaz" w:date="2020-09-25T16:56:00Z">
        <w:r w:rsidR="7B1217B0" w:rsidRPr="38BD7879">
          <w:rPr>
            <w:sz w:val="28"/>
            <w:szCs w:val="28"/>
            <w:lang w:val="es-DO"/>
          </w:rPr>
          <w:t>ú</w:t>
        </w:r>
      </w:ins>
      <w:del w:id="17" w:author="Juan José Díaz" w:date="2020-09-25T16:56:00Z">
        <w:r w:rsidRPr="38BD7879" w:rsidDel="003B78AD">
          <w:rPr>
            <w:sz w:val="28"/>
            <w:szCs w:val="28"/>
            <w:lang w:val="es-DO"/>
          </w:rPr>
          <w:delText>u</w:delText>
        </w:r>
      </w:del>
      <w:r w:rsidRPr="38BD7879">
        <w:rPr>
          <w:sz w:val="28"/>
          <w:szCs w:val="28"/>
          <w:lang w:val="es-DO"/>
        </w:rPr>
        <w:t xml:space="preserve">mero de herramientas para dotar a los usuarios finales de las habilidades necesarias para enfrentar las amenazas a la que se enfrentan.  </w:t>
      </w:r>
    </w:p>
    <w:p w14:paraId="4B8CF189" w14:textId="49164436" w:rsidR="00AD7D59" w:rsidRPr="00C52962" w:rsidRDefault="00AD7D59" w:rsidP="003B78AD">
      <w:pPr>
        <w:rPr>
          <w:sz w:val="28"/>
          <w:szCs w:val="28"/>
          <w:lang w:val="es-DO"/>
        </w:rPr>
      </w:pPr>
    </w:p>
    <w:sectPr w:rsidR="00AD7D59" w:rsidRPr="00C52962" w:rsidSect="00CB1C3A">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uan José Díaz" w:date="2020-09-25T11:56:00Z" w:initials="JD">
    <w:p w14:paraId="085F14ED" w14:textId="65C3A9AD" w:rsidR="38BD7879" w:rsidRDefault="38BD7879">
      <w:r>
        <w:t>no es un proceso critico alineado a la Misión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5F1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480724A" w16cex:dateUtc="2020-09-25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5F14ED" w16cid:durableId="64807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DCA89" w14:textId="77777777" w:rsidR="000E0553" w:rsidRDefault="000E0553" w:rsidP="00CB1C3A">
      <w:pPr>
        <w:spacing w:after="0" w:line="240" w:lineRule="auto"/>
      </w:pPr>
      <w:r>
        <w:separator/>
      </w:r>
    </w:p>
  </w:endnote>
  <w:endnote w:type="continuationSeparator" w:id="0">
    <w:p w14:paraId="4E417A3A" w14:textId="77777777" w:rsidR="000E0553" w:rsidRDefault="000E0553" w:rsidP="00CB1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D0027" w14:textId="6F54AB92" w:rsidR="00CB1C3A" w:rsidRDefault="00CB1C3A">
    <w:pPr>
      <w:pStyle w:val="Piedepgina"/>
    </w:pPr>
  </w:p>
  <w:p w14:paraId="1E46F9E0" w14:textId="23ECC757" w:rsidR="00CB1C3A" w:rsidRDefault="00CB1C3A">
    <w:pPr>
      <w:pStyle w:val="Piedepgina"/>
    </w:pPr>
  </w:p>
  <w:p w14:paraId="4DA81A97" w14:textId="4510DF5B" w:rsidR="00CB1C3A" w:rsidRDefault="00CB1C3A">
    <w:pPr>
      <w:pStyle w:val="Piedepgina"/>
    </w:pPr>
  </w:p>
  <w:p w14:paraId="3355915B" w14:textId="74B62E17" w:rsidR="00CB1C3A" w:rsidRDefault="00CB1C3A">
    <w:pPr>
      <w:pStyle w:val="Piedepgina"/>
    </w:pPr>
  </w:p>
  <w:p w14:paraId="0C1326FD" w14:textId="55CB6A7C" w:rsidR="00CB1C3A" w:rsidRDefault="00CB1C3A">
    <w:pPr>
      <w:pStyle w:val="Piedepgina"/>
    </w:pPr>
  </w:p>
  <w:p w14:paraId="77C1082F" w14:textId="4363FDEB" w:rsidR="00CB1C3A" w:rsidRDefault="00CB1C3A">
    <w:pPr>
      <w:pStyle w:val="Piedepgina"/>
    </w:pPr>
  </w:p>
  <w:p w14:paraId="6E10EA2C" w14:textId="77777777" w:rsidR="00CB1C3A" w:rsidRDefault="00CB1C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F2832" w14:textId="77777777" w:rsidR="000E0553" w:rsidRDefault="000E0553" w:rsidP="00CB1C3A">
      <w:pPr>
        <w:spacing w:after="0" w:line="240" w:lineRule="auto"/>
      </w:pPr>
      <w:r>
        <w:separator/>
      </w:r>
    </w:p>
  </w:footnote>
  <w:footnote w:type="continuationSeparator" w:id="0">
    <w:p w14:paraId="07D4296D" w14:textId="77777777" w:rsidR="000E0553" w:rsidRDefault="000E0553" w:rsidP="00CB1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62B7A"/>
    <w:multiLevelType w:val="hybridMultilevel"/>
    <w:tmpl w:val="2BC0EAC8"/>
    <w:lvl w:ilvl="0" w:tplc="680633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José Díaz">
    <w15:presenceInfo w15:providerId="AD" w15:userId="S::jdiaz@bnphu.gob.do::1635bf13-f40d-4931-b133-23b07d6fe7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3A"/>
    <w:rsid w:val="00050E7A"/>
    <w:rsid w:val="000577C9"/>
    <w:rsid w:val="000A7C04"/>
    <w:rsid w:val="000C7566"/>
    <w:rsid w:val="000E0553"/>
    <w:rsid w:val="00192009"/>
    <w:rsid w:val="00196542"/>
    <w:rsid w:val="001D40B1"/>
    <w:rsid w:val="001F5940"/>
    <w:rsid w:val="00226019"/>
    <w:rsid w:val="00244094"/>
    <w:rsid w:val="00261ABA"/>
    <w:rsid w:val="00267FA9"/>
    <w:rsid w:val="00276793"/>
    <w:rsid w:val="00277426"/>
    <w:rsid w:val="002901EE"/>
    <w:rsid w:val="00291292"/>
    <w:rsid w:val="002E5432"/>
    <w:rsid w:val="003346BA"/>
    <w:rsid w:val="00363922"/>
    <w:rsid w:val="00373140"/>
    <w:rsid w:val="003815AD"/>
    <w:rsid w:val="00385288"/>
    <w:rsid w:val="003A29F3"/>
    <w:rsid w:val="003B78AD"/>
    <w:rsid w:val="003C797D"/>
    <w:rsid w:val="003F7538"/>
    <w:rsid w:val="00407515"/>
    <w:rsid w:val="00456291"/>
    <w:rsid w:val="00492157"/>
    <w:rsid w:val="004B6AE7"/>
    <w:rsid w:val="005155A6"/>
    <w:rsid w:val="00515767"/>
    <w:rsid w:val="00527F31"/>
    <w:rsid w:val="00530773"/>
    <w:rsid w:val="00587FE2"/>
    <w:rsid w:val="00660166"/>
    <w:rsid w:val="0080191C"/>
    <w:rsid w:val="008516BD"/>
    <w:rsid w:val="008C3625"/>
    <w:rsid w:val="00913D01"/>
    <w:rsid w:val="009971AA"/>
    <w:rsid w:val="009E7565"/>
    <w:rsid w:val="00A40A84"/>
    <w:rsid w:val="00AC5325"/>
    <w:rsid w:val="00AD7D59"/>
    <w:rsid w:val="00B34F1F"/>
    <w:rsid w:val="00B9503C"/>
    <w:rsid w:val="00B96B8E"/>
    <w:rsid w:val="00C30CB6"/>
    <w:rsid w:val="00C44421"/>
    <w:rsid w:val="00C52962"/>
    <w:rsid w:val="00C56165"/>
    <w:rsid w:val="00CB1C3A"/>
    <w:rsid w:val="00CE375B"/>
    <w:rsid w:val="00D84AA4"/>
    <w:rsid w:val="00D909F1"/>
    <w:rsid w:val="00DB1006"/>
    <w:rsid w:val="00DF4E6E"/>
    <w:rsid w:val="00E3753B"/>
    <w:rsid w:val="00E74239"/>
    <w:rsid w:val="00EE7625"/>
    <w:rsid w:val="00F65C69"/>
    <w:rsid w:val="01B880EA"/>
    <w:rsid w:val="036F7F2A"/>
    <w:rsid w:val="03D39FFC"/>
    <w:rsid w:val="07B4A2B4"/>
    <w:rsid w:val="09AE2172"/>
    <w:rsid w:val="0A70C5F7"/>
    <w:rsid w:val="0D2B0191"/>
    <w:rsid w:val="0F99D6B8"/>
    <w:rsid w:val="249E9979"/>
    <w:rsid w:val="26BC75C5"/>
    <w:rsid w:val="3379EF47"/>
    <w:rsid w:val="38BD7879"/>
    <w:rsid w:val="3C7462DE"/>
    <w:rsid w:val="3E5D5F2C"/>
    <w:rsid w:val="42CBCF15"/>
    <w:rsid w:val="44AAB536"/>
    <w:rsid w:val="551B7F85"/>
    <w:rsid w:val="5F8CD890"/>
    <w:rsid w:val="6A688D4B"/>
    <w:rsid w:val="6EA51FF5"/>
    <w:rsid w:val="7AF5D2D2"/>
    <w:rsid w:val="7B1217B0"/>
    <w:rsid w:val="7D87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5390"/>
  <w15:chartTrackingRefBased/>
  <w15:docId w15:val="{D93446F7-3BE7-41BC-8E14-32C51CAF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C3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B1C3A"/>
  </w:style>
  <w:style w:type="paragraph" w:styleId="Piedepgina">
    <w:name w:val="footer"/>
    <w:basedOn w:val="Normal"/>
    <w:link w:val="PiedepginaCar"/>
    <w:uiPriority w:val="99"/>
    <w:unhideWhenUsed/>
    <w:rsid w:val="00CB1C3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B1C3A"/>
  </w:style>
  <w:style w:type="paragraph" w:styleId="Prrafodelista">
    <w:name w:val="List Paragraph"/>
    <w:basedOn w:val="Normal"/>
    <w:uiPriority w:val="34"/>
    <w:qFormat/>
    <w:rsid w:val="00E3753B"/>
    <w:pPr>
      <w:ind w:left="720"/>
      <w:contextualSpacing/>
    </w:pPr>
  </w:style>
  <w:style w:type="character" w:styleId="Hipervnculo">
    <w:name w:val="Hyperlink"/>
    <w:basedOn w:val="Fuentedeprrafopredeter"/>
    <w:uiPriority w:val="99"/>
    <w:unhideWhenUsed/>
    <w:rsid w:val="00C52962"/>
    <w:rPr>
      <w:color w:val="0563C1" w:themeColor="hyperlink"/>
      <w:u w:val="single"/>
    </w:rPr>
  </w:style>
  <w:style w:type="character" w:styleId="Mencinsinresolver">
    <w:name w:val="Unresolved Mention"/>
    <w:basedOn w:val="Fuentedeprrafopredeter"/>
    <w:uiPriority w:val="99"/>
    <w:semiHidden/>
    <w:unhideWhenUsed/>
    <w:rsid w:val="00C52962"/>
    <w:rPr>
      <w:color w:val="605E5C"/>
      <w:shd w:val="clear" w:color="auto" w:fill="E1DFDD"/>
    </w:rPr>
  </w:style>
  <w:style w:type="character" w:styleId="Hipervnculovisitado">
    <w:name w:val="FollowedHyperlink"/>
    <w:basedOn w:val="Fuentedeprrafopredeter"/>
    <w:uiPriority w:val="99"/>
    <w:semiHidden/>
    <w:unhideWhenUsed/>
    <w:rsid w:val="00B96B8E"/>
    <w:rPr>
      <w:color w:val="954F72"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B34F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incibe.es/protege-tu-empresa/blog/actualizate-ciberseguridad-el-nuevo-kit-concienciac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E5CABE8599A14CA723DEC625460947" ma:contentTypeVersion="2" ma:contentTypeDescription="Create a new document." ma:contentTypeScope="" ma:versionID="247a3d71ae1fa85ad55a4828628153d8">
  <xsd:schema xmlns:xsd="http://www.w3.org/2001/XMLSchema" xmlns:xs="http://www.w3.org/2001/XMLSchema" xmlns:p="http://schemas.microsoft.com/office/2006/metadata/properties" xmlns:ns2="78810291-9b63-40ba-a7e5-578863645169" targetNamespace="http://schemas.microsoft.com/office/2006/metadata/properties" ma:root="true" ma:fieldsID="825fb6315d83341212aee19d7980ca22" ns2:_="">
    <xsd:import namespace="78810291-9b63-40ba-a7e5-57886364516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10291-9b63-40ba-a7e5-578863645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4D31E3-D1BA-459C-8C87-33B0A405F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10291-9b63-40ba-a7e5-578863645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3AD36F-9680-49FD-922B-6B7FC83021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06F18D-18CA-42BC-9C37-5E2B5F8665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881</Words>
  <Characters>4846</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Winston Aldrin Florentino</dc:creator>
  <cp:keywords/>
  <dc:description/>
  <cp:lastModifiedBy>Juan José Díaz</cp:lastModifiedBy>
  <cp:revision>53</cp:revision>
  <dcterms:created xsi:type="dcterms:W3CDTF">2020-09-03T13:21:00Z</dcterms:created>
  <dcterms:modified xsi:type="dcterms:W3CDTF">2022-03-01T16:06:00Z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0x010100EEE5CABE8599A14CA723DEC625460947</vt:lpwstr>
  </property>
  <property fmtid="{D5CDD505-2E9C-101B-9397-08002B2CF9AE}" pid="3" name="Order">
    <vt:r8>44000</vt:r8>
  </property>
  <property fmtid="{D5CDD505-2E9C-101B-9397-08002B2CF9AE}" pid="4" name="ComplianceAssetId">
    <vt:lpwstr/>
  </property>
</Properties>
</file>
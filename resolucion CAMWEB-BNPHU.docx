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C67D5" w14:textId="77777777" w:rsidR="00535093" w:rsidRPr="00E976B5" w:rsidRDefault="00517BD0">
      <w:r w:rsidRPr="00E976B5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0CD16ABE" wp14:editId="58F8A8F4">
            <wp:simplePos x="0" y="0"/>
            <wp:positionH relativeFrom="margin">
              <wp:posOffset>2329815</wp:posOffset>
            </wp:positionH>
            <wp:positionV relativeFrom="margin">
              <wp:posOffset>-499745</wp:posOffset>
            </wp:positionV>
            <wp:extent cx="1009650" cy="1181100"/>
            <wp:effectExtent l="0" t="0" r="0" b="0"/>
            <wp:wrapSquare wrapText="bothSides"/>
            <wp:docPr id="1" name="Imagen 4" descr="http://4.bp.blogspot.com/-bdKDfyctess/UDXzitI9R9I/AAAAAAAAMbo/pUXTHnlGWQI/s1600/BIBLIOTE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4.bp.blogspot.com/-bdKDfyctess/UDXzitI9R9I/AAAAAAAAMbo/pUXTHnlGWQI/s1600/BIBLIOTEC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82851F0" w14:textId="77777777" w:rsidR="00535093" w:rsidRPr="00E976B5" w:rsidRDefault="00535093"/>
    <w:p w14:paraId="0DDC2BD3" w14:textId="77777777" w:rsidR="00517BD0" w:rsidRPr="00E976B5" w:rsidRDefault="00517BD0"/>
    <w:p w14:paraId="5289E3A4" w14:textId="77777777" w:rsidR="009B3127" w:rsidRPr="00E976B5" w:rsidRDefault="00595D18">
      <w:r w:rsidRPr="00E976B5">
        <w:t xml:space="preserve">RESOLUCIÓN </w:t>
      </w:r>
      <w:r w:rsidR="006D1DAD" w:rsidRPr="00E976B5">
        <w:t>No.</w:t>
      </w:r>
      <w:r w:rsidR="00494BF3" w:rsidRPr="00E976B5">
        <w:t>01-201</w:t>
      </w:r>
      <w:r w:rsidR="00F835AD" w:rsidRPr="00E976B5">
        <w:t>9</w:t>
      </w:r>
    </w:p>
    <w:p w14:paraId="0EEEE7F1" w14:textId="77777777" w:rsidR="005870FA" w:rsidRPr="00E976B5" w:rsidRDefault="005870FA" w:rsidP="005870FA">
      <w:pPr>
        <w:jc w:val="center"/>
        <w:rPr>
          <w:b/>
        </w:rPr>
      </w:pPr>
      <w:r w:rsidRPr="00E976B5">
        <w:rPr>
          <w:b/>
        </w:rPr>
        <w:t>BIBLIOTECA NACIONAL PEDRO HENRIQUEZ UREÑA</w:t>
      </w:r>
    </w:p>
    <w:p w14:paraId="7E44C876" w14:textId="77777777" w:rsidR="007B2F99" w:rsidRPr="00E976B5" w:rsidRDefault="007B2F99" w:rsidP="005870FA">
      <w:pPr>
        <w:jc w:val="center"/>
      </w:pPr>
    </w:p>
    <w:p w14:paraId="2FCB54BF" w14:textId="77777777" w:rsidR="009B3127" w:rsidRPr="00E976B5" w:rsidRDefault="0024722A" w:rsidP="00EF2C41">
      <w:pPr>
        <w:jc w:val="both"/>
      </w:pPr>
      <w:r w:rsidRPr="00E976B5">
        <w:rPr>
          <w:b/>
        </w:rPr>
        <w:t>VISTA</w:t>
      </w:r>
      <w:r w:rsidR="009B3127" w:rsidRPr="00E976B5">
        <w:rPr>
          <w:b/>
        </w:rPr>
        <w:t>:</w:t>
      </w:r>
      <w:r w:rsidR="009B3127" w:rsidRPr="00E976B5">
        <w:t xml:space="preserve"> Las recomendaciones hechas por la Oficina Presidencial de Tecnologías de la Info</w:t>
      </w:r>
      <w:r w:rsidR="00BB7577" w:rsidRPr="00E976B5">
        <w:t>rmación y Comunicación (OPTIC) p</w:t>
      </w:r>
      <w:r w:rsidR="009B3127" w:rsidRPr="00E976B5">
        <w:t xml:space="preserve">ara la creación de </w:t>
      </w:r>
      <w:r w:rsidR="00595D18" w:rsidRPr="00E976B5">
        <w:t>un Comité Administrador de los Medios W</w:t>
      </w:r>
      <w:r w:rsidR="00EF2C41" w:rsidRPr="00E976B5">
        <w:t>eb (CAMWEB) de la Biblioteca Nacional Pedro Henríquez Ureña (BNPHU)</w:t>
      </w:r>
      <w:r w:rsidR="009B3127" w:rsidRPr="00E976B5">
        <w:t>.</w:t>
      </w:r>
    </w:p>
    <w:p w14:paraId="267F0339" w14:textId="77E859A9" w:rsidR="00BC678D" w:rsidRPr="00E976B5" w:rsidRDefault="00BC678D" w:rsidP="00EF2C41">
      <w:pPr>
        <w:jc w:val="both"/>
      </w:pPr>
      <w:r w:rsidRPr="00E976B5">
        <w:rPr>
          <w:b/>
        </w:rPr>
        <w:t xml:space="preserve">VISTO: </w:t>
      </w:r>
      <w:r w:rsidRPr="00E976B5">
        <w:t>El programa República Digital, que procura</w:t>
      </w:r>
      <w:r w:rsidRPr="00E976B5">
        <w:rPr>
          <w:b/>
        </w:rPr>
        <w:t xml:space="preserve"> </w:t>
      </w:r>
      <w:r w:rsidR="00236225" w:rsidRPr="00E976B5">
        <w:t xml:space="preserve">entre otros aspectos hacer de la tecnología una herramienta de la </w:t>
      </w:r>
      <w:del w:id="0" w:author="Juan José Díaz" w:date="2019-06-18T15:25:00Z">
        <w:r w:rsidR="00236225" w:rsidRPr="00E976B5" w:rsidDel="00220B84">
          <w:delText>transparencia  gubernamental</w:delText>
        </w:r>
      </w:del>
      <w:ins w:id="1" w:author="Juan José Díaz" w:date="2019-06-18T15:25:00Z">
        <w:r w:rsidR="00220B84" w:rsidRPr="00E976B5">
          <w:t>transparencia gubernamental</w:t>
        </w:r>
      </w:ins>
      <w:r w:rsidR="00236225" w:rsidRPr="00E976B5">
        <w:t>, elaborando normas  para la creación y administración de los portales web del gobierno dominicano, así como para el desarrollo y gestión del software en el Estado Dominicano.</w:t>
      </w:r>
    </w:p>
    <w:p w14:paraId="71AB6165" w14:textId="340AC88A" w:rsidR="00236225" w:rsidRPr="00E976B5" w:rsidRDefault="00BF121F" w:rsidP="00236225">
      <w:pPr>
        <w:jc w:val="both"/>
      </w:pPr>
      <w:r w:rsidRPr="00E976B5">
        <w:rPr>
          <w:b/>
        </w:rPr>
        <w:t>VISTA</w:t>
      </w:r>
      <w:r w:rsidR="00236225" w:rsidRPr="00E976B5">
        <w:rPr>
          <w:b/>
        </w:rPr>
        <w:t xml:space="preserve">: </w:t>
      </w:r>
      <w:r w:rsidR="00D3186F" w:rsidRPr="00E976B5">
        <w:t>La</w:t>
      </w:r>
      <w:r w:rsidR="00D3186F" w:rsidRPr="00E976B5">
        <w:rPr>
          <w:b/>
        </w:rPr>
        <w:t xml:space="preserve"> </w:t>
      </w:r>
      <w:r w:rsidR="00236225" w:rsidRPr="00E976B5">
        <w:t xml:space="preserve">Ley orgánica de la Administración Pública No. 247-12, que </w:t>
      </w:r>
      <w:r w:rsidRPr="00E976B5">
        <w:t xml:space="preserve">promueve </w:t>
      </w:r>
      <w:r w:rsidR="00236225" w:rsidRPr="00E976B5">
        <w:t xml:space="preserve">el denominado gobierno </w:t>
      </w:r>
      <w:del w:id="2" w:author="Juan José Díaz" w:date="2019-06-18T15:25:00Z">
        <w:r w:rsidR="00236225" w:rsidRPr="00E976B5" w:rsidDel="00220B84">
          <w:delText>electrónico,  a</w:delText>
        </w:r>
      </w:del>
      <w:ins w:id="3" w:author="Juan José Díaz" w:date="2019-06-18T15:25:00Z">
        <w:r w:rsidR="00220B84" w:rsidRPr="00E976B5">
          <w:t>electrónico, a</w:t>
        </w:r>
      </w:ins>
      <w:r w:rsidR="00236225" w:rsidRPr="00E976B5">
        <w:t xml:space="preserve"> través de la utilización de la</w:t>
      </w:r>
      <w:r w:rsidR="007A0069" w:rsidRPr="00E976B5">
        <w:t>s</w:t>
      </w:r>
      <w:r w:rsidR="00236225" w:rsidRPr="00E976B5">
        <w:t xml:space="preserve"> nuevas </w:t>
      </w:r>
      <w:r w:rsidR="00E94981" w:rsidRPr="00E976B5">
        <w:t>tecnologías</w:t>
      </w:r>
      <w:r w:rsidR="00236225" w:rsidRPr="00E976B5">
        <w:t xml:space="preserve"> tales como</w:t>
      </w:r>
      <w:r w:rsidR="007A0069" w:rsidRPr="00E976B5">
        <w:t>: L</w:t>
      </w:r>
      <w:r w:rsidR="00236225" w:rsidRPr="00E976B5">
        <w:t xml:space="preserve">os medios </w:t>
      </w:r>
      <w:r w:rsidR="00E94981" w:rsidRPr="00E976B5">
        <w:t>electrónicos</w:t>
      </w:r>
      <w:r w:rsidR="00236225" w:rsidRPr="00E976B5">
        <w:t xml:space="preserve">, informativos </w:t>
      </w:r>
      <w:r w:rsidR="00E94981" w:rsidRPr="00E976B5">
        <w:t xml:space="preserve">y </w:t>
      </w:r>
      <w:r w:rsidR="00236225" w:rsidRPr="00E976B5">
        <w:t xml:space="preserve"> telemáticos, en procura de mejorar la eficiencia, productividad y la transparencia  de los procesos administrativos y prestación de servicios públicos que establecen los principios fundamentales y la organización de la administración pública. </w:t>
      </w:r>
    </w:p>
    <w:p w14:paraId="56C448AA" w14:textId="15E77438" w:rsidR="0024722A" w:rsidRPr="00E976B5" w:rsidRDefault="00BC678D" w:rsidP="00EF2C41">
      <w:pPr>
        <w:jc w:val="both"/>
      </w:pPr>
      <w:r w:rsidRPr="00E976B5">
        <w:rPr>
          <w:b/>
        </w:rPr>
        <w:t>VISTA</w:t>
      </w:r>
      <w:r w:rsidR="0024722A" w:rsidRPr="00E976B5">
        <w:rPr>
          <w:b/>
        </w:rPr>
        <w:t xml:space="preserve">: </w:t>
      </w:r>
      <w:r w:rsidR="0024722A" w:rsidRPr="00E976B5">
        <w:t>La Ley 502-08 del libro y bibliotecas, que promueve entre otros aspectos, estructurar un sistema Nacional de Bibliotecas, como medios necesarios para el desarrollo social, educativo, cultural, científico, tecnológico y económico d</w:t>
      </w:r>
      <w:r w:rsidR="00967717" w:rsidRPr="00E976B5">
        <w:t xml:space="preserve">e la nación para su integración con el mundo, así como la </w:t>
      </w:r>
      <w:del w:id="4" w:author="Juan José Díaz" w:date="2019-06-18T15:25:00Z">
        <w:r w:rsidR="00967717" w:rsidRPr="00E976B5" w:rsidDel="00220B84">
          <w:delText>articulación</w:delText>
        </w:r>
        <w:r w:rsidR="00D3186F" w:rsidRPr="00E976B5" w:rsidDel="00220B84">
          <w:delText xml:space="preserve">, </w:delText>
        </w:r>
        <w:r w:rsidR="00967717" w:rsidRPr="00E976B5" w:rsidDel="00220B84">
          <w:delText xml:space="preserve"> promoción</w:delText>
        </w:r>
      </w:del>
      <w:ins w:id="5" w:author="Juan José Díaz" w:date="2019-06-18T15:25:00Z">
        <w:r w:rsidR="00220B84" w:rsidRPr="00E976B5">
          <w:t>articulación, promoción</w:t>
        </w:r>
      </w:ins>
      <w:r w:rsidR="00967717" w:rsidRPr="00E976B5">
        <w:t xml:space="preserve"> y desarrollo de la Red Nacional de Bibliotecas Públicas.</w:t>
      </w:r>
    </w:p>
    <w:p w14:paraId="43248E08" w14:textId="53FF0FD0" w:rsidR="006D1DAD" w:rsidRPr="00E976B5" w:rsidRDefault="00BF121F" w:rsidP="00EF2C41">
      <w:pPr>
        <w:jc w:val="both"/>
      </w:pPr>
      <w:r w:rsidRPr="00E976B5">
        <w:rPr>
          <w:b/>
        </w:rPr>
        <w:t>VISTA</w:t>
      </w:r>
      <w:r w:rsidR="00021791" w:rsidRPr="00E976B5">
        <w:rPr>
          <w:b/>
        </w:rPr>
        <w:t xml:space="preserve">: </w:t>
      </w:r>
      <w:r w:rsidR="00021791" w:rsidRPr="00E976B5">
        <w:t>La Ley 41-08 sobre Función Pública</w:t>
      </w:r>
      <w:r w:rsidR="00021791" w:rsidRPr="00E976B5">
        <w:rPr>
          <w:b/>
        </w:rPr>
        <w:t xml:space="preserve"> </w:t>
      </w:r>
      <w:r w:rsidR="00021791" w:rsidRPr="00E976B5">
        <w:t>y su reglamento de aplicación que reg</w:t>
      </w:r>
      <w:r w:rsidRPr="00E976B5">
        <w:t>ula las relaciones de trabajo entre</w:t>
      </w:r>
      <w:r w:rsidR="00021791" w:rsidRPr="00E976B5">
        <w:t xml:space="preserve"> las personas designadas por </w:t>
      </w:r>
      <w:del w:id="6" w:author="Juan José Díaz" w:date="2019-06-18T15:25:00Z">
        <w:r w:rsidR="00021791" w:rsidRPr="00E976B5" w:rsidDel="00220B84">
          <w:delText xml:space="preserve">autoridad  </w:delText>
        </w:r>
        <w:r w:rsidRPr="00E976B5" w:rsidDel="00220B84">
          <w:delText>competente</w:delText>
        </w:r>
      </w:del>
      <w:ins w:id="7" w:author="Juan José Díaz" w:date="2019-06-18T15:25:00Z">
        <w:r w:rsidR="00220B84" w:rsidRPr="00E976B5">
          <w:t>autoridad competente</w:t>
        </w:r>
      </w:ins>
      <w:r w:rsidRPr="00E976B5">
        <w:t xml:space="preserve"> para</w:t>
      </w:r>
      <w:r w:rsidR="00021791" w:rsidRPr="00E976B5">
        <w:t xml:space="preserve"> desempeñar los cargos presupuestados</w:t>
      </w:r>
      <w:r w:rsidRPr="00E976B5">
        <w:t>,</w:t>
      </w:r>
      <w:r w:rsidR="00021791" w:rsidRPr="00E976B5">
        <w:t xml:space="preserve"> para la realización de funciones públicas del Estado. </w:t>
      </w:r>
    </w:p>
    <w:p w14:paraId="6C698E70" w14:textId="77777777" w:rsidR="00BF121F" w:rsidRPr="00E976B5" w:rsidRDefault="00BF121F" w:rsidP="00BF121F">
      <w:pPr>
        <w:jc w:val="both"/>
      </w:pPr>
      <w:r w:rsidRPr="00E976B5">
        <w:rPr>
          <w:b/>
        </w:rPr>
        <w:t xml:space="preserve">VISTA: </w:t>
      </w:r>
      <w:r w:rsidRPr="00E976B5">
        <w:t>La ley 41-00 que crea el Ministerio de Cultura, como instancia de nivel superior, encargada de coordinar el sistema Nacional de Cultura de la República Dominicana.</w:t>
      </w:r>
    </w:p>
    <w:p w14:paraId="288A4E1C" w14:textId="77777777" w:rsidR="0083410C" w:rsidRPr="00E976B5" w:rsidRDefault="0083410C" w:rsidP="0083410C">
      <w:pPr>
        <w:jc w:val="both"/>
      </w:pPr>
      <w:r w:rsidRPr="00E976B5">
        <w:rPr>
          <w:b/>
        </w:rPr>
        <w:t xml:space="preserve">VISTO: </w:t>
      </w:r>
      <w:r w:rsidR="00CC05E0" w:rsidRPr="00E976B5">
        <w:rPr>
          <w:b/>
        </w:rPr>
        <w:t xml:space="preserve">El </w:t>
      </w:r>
      <w:r w:rsidRPr="00E976B5">
        <w:t>Decreto No.868-04, de fecha 16 de agosto, 2004, mediante el cual se designa Director de la B</w:t>
      </w:r>
      <w:r w:rsidR="00CC05E0" w:rsidRPr="00E976B5">
        <w:t xml:space="preserve">iblioteca Nacional Pedro Henríquez Ureña, al </w:t>
      </w:r>
      <w:r w:rsidRPr="00E976B5">
        <w:t>Dr. Diómedes Antonio Núñez Polanco.</w:t>
      </w:r>
    </w:p>
    <w:p w14:paraId="5CE33F8B" w14:textId="77777777" w:rsidR="00CC05E0" w:rsidRPr="00E976B5" w:rsidRDefault="00CC05E0" w:rsidP="0083410C">
      <w:pPr>
        <w:jc w:val="both"/>
      </w:pPr>
      <w:r w:rsidRPr="00E976B5">
        <w:t>VISTA: La Resolución No. 01-2017 firmada por el Ministerio de Cultura,</w:t>
      </w:r>
      <w:r w:rsidR="006D57C0" w:rsidRPr="00E976B5">
        <w:t xml:space="preserve"> y refrendada por el Ministerio de Administración Pública (MAP)</w:t>
      </w:r>
      <w:r w:rsidR="00E154F2" w:rsidRPr="00E976B5">
        <w:t>,</w:t>
      </w:r>
      <w:r w:rsidRPr="00E976B5">
        <w:t xml:space="preserve"> mediante la cual se designa al Dr. Diómedes Núñez Polanco, Director Nacional de la Biblioteca Nacional Pedro Henríquez Ureña.</w:t>
      </w:r>
    </w:p>
    <w:p w14:paraId="15099A41" w14:textId="77777777" w:rsidR="00BF121F" w:rsidRPr="00E976B5" w:rsidRDefault="006D57C0" w:rsidP="00BF121F">
      <w:pPr>
        <w:jc w:val="both"/>
      </w:pPr>
      <w:r w:rsidRPr="00E976B5">
        <w:t>E</w:t>
      </w:r>
      <w:r w:rsidR="005C020E" w:rsidRPr="00E976B5">
        <w:t xml:space="preserve">n uso de las atribuciones que </w:t>
      </w:r>
      <w:r w:rsidRPr="00E976B5">
        <w:t>me confieren las leyes antes indicadas, dicto l</w:t>
      </w:r>
      <w:r w:rsidR="00E154F2" w:rsidRPr="00E976B5">
        <w:t>a</w:t>
      </w:r>
      <w:r w:rsidRPr="00E976B5">
        <w:t xml:space="preserve"> </w:t>
      </w:r>
      <w:r w:rsidR="005C020E" w:rsidRPr="00E976B5">
        <w:t>siguiente:</w:t>
      </w:r>
    </w:p>
    <w:p w14:paraId="2C6F7287" w14:textId="77777777" w:rsidR="0083410C" w:rsidRPr="00E976B5" w:rsidRDefault="0083410C" w:rsidP="00D3186F">
      <w:pPr>
        <w:pStyle w:val="Sinespaciado"/>
        <w:jc w:val="center"/>
        <w:rPr>
          <w:rPrChange w:id="8" w:author="Juan José Díaz" w:date="2019-06-18T15:30:00Z">
            <w:rPr>
              <w:sz w:val="20"/>
              <w:szCs w:val="20"/>
            </w:rPr>
          </w:rPrChange>
        </w:rPr>
      </w:pPr>
    </w:p>
    <w:p w14:paraId="4A896063" w14:textId="77777777" w:rsidR="0083410C" w:rsidRPr="00E976B5" w:rsidRDefault="0083410C" w:rsidP="00D3186F">
      <w:pPr>
        <w:pStyle w:val="Sinespaciado"/>
        <w:jc w:val="center"/>
        <w:rPr>
          <w:rPrChange w:id="9" w:author="Juan José Díaz" w:date="2019-06-18T15:30:00Z">
            <w:rPr>
              <w:sz w:val="20"/>
              <w:szCs w:val="20"/>
            </w:rPr>
          </w:rPrChange>
        </w:rPr>
      </w:pPr>
    </w:p>
    <w:p w14:paraId="13438A69" w14:textId="77777777" w:rsidR="00D3186F" w:rsidRPr="00E976B5" w:rsidRDefault="00D3186F" w:rsidP="00A76C4C">
      <w:pPr>
        <w:rPr>
          <w:b/>
          <w:u w:val="single"/>
        </w:rPr>
      </w:pPr>
    </w:p>
    <w:p w14:paraId="2121ACD2" w14:textId="77777777" w:rsidR="00D3186F" w:rsidRPr="00E976B5" w:rsidRDefault="00F835AD" w:rsidP="00A76C4C">
      <w:pPr>
        <w:rPr>
          <w:b/>
          <w:u w:val="single"/>
        </w:rPr>
      </w:pPr>
      <w:r w:rsidRPr="00E976B5">
        <w:rPr>
          <w:b/>
          <w:noProof/>
          <w:lang w:eastAsia="es-DO"/>
          <w:rPrChange w:id="10" w:author="Juan José Díaz" w:date="2019-06-18T15:30:00Z">
            <w:rPr>
              <w:b/>
              <w:noProof/>
              <w:lang w:eastAsia="es-DO"/>
            </w:rPr>
          </w:rPrChange>
        </w:rPr>
        <w:drawing>
          <wp:anchor distT="0" distB="0" distL="114300" distR="114300" simplePos="0" relativeHeight="251661312" behindDoc="0" locked="0" layoutInCell="1" allowOverlap="1" wp14:anchorId="56767FBE" wp14:editId="1B0F7378">
            <wp:simplePos x="0" y="0"/>
            <wp:positionH relativeFrom="margin">
              <wp:posOffset>2272665</wp:posOffset>
            </wp:positionH>
            <wp:positionV relativeFrom="margin">
              <wp:posOffset>-518795</wp:posOffset>
            </wp:positionV>
            <wp:extent cx="1009650" cy="1181100"/>
            <wp:effectExtent l="19050" t="0" r="0" b="0"/>
            <wp:wrapSquare wrapText="bothSides"/>
            <wp:docPr id="3" name="Imagen 4" descr="http://4.bp.blogspot.com/-bdKDfyctess/UDXzitI9R9I/AAAAAAAAMbo/pUXTHnlGWQI/s1600/BIBLIOTE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4.bp.blogspot.com/-bdKDfyctess/UDXzitI9R9I/AAAAAAAAMbo/pUXTHnlGWQI/s1600/BIBLIOTEC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EFC37E" w14:textId="77777777" w:rsidR="0083410C" w:rsidRPr="00E976B5" w:rsidRDefault="0083410C" w:rsidP="0083410C">
      <w:pPr>
        <w:jc w:val="center"/>
        <w:rPr>
          <w:b/>
        </w:rPr>
      </w:pPr>
      <w:r w:rsidRPr="00E976B5">
        <w:rPr>
          <w:b/>
        </w:rPr>
        <w:lastRenderedPageBreak/>
        <w:t>RESOLUCIÓN</w:t>
      </w:r>
    </w:p>
    <w:p w14:paraId="402B6C06" w14:textId="77777777" w:rsidR="0083410C" w:rsidRPr="00E976B5" w:rsidRDefault="0083410C" w:rsidP="0083410C">
      <w:pPr>
        <w:rPr>
          <w:b/>
          <w:u w:val="single"/>
        </w:rPr>
      </w:pPr>
    </w:p>
    <w:p w14:paraId="5CDC054F" w14:textId="77777777" w:rsidR="0083410C" w:rsidRPr="00E976B5" w:rsidRDefault="0083410C" w:rsidP="00E154F2">
      <w:pPr>
        <w:jc w:val="both"/>
      </w:pPr>
      <w:r w:rsidRPr="00E976B5">
        <w:rPr>
          <w:b/>
          <w:u w:val="single"/>
        </w:rPr>
        <w:t>ARTÍCULO PRIMERO</w:t>
      </w:r>
      <w:r w:rsidRPr="00E976B5">
        <w:rPr>
          <w:b/>
        </w:rPr>
        <w:t xml:space="preserve">: </w:t>
      </w:r>
      <w:r w:rsidRPr="00E976B5">
        <w:t>Se crea el Comité para la Administración de los Medios Web</w:t>
      </w:r>
      <w:r w:rsidR="006D57C0" w:rsidRPr="00E976B5">
        <w:t xml:space="preserve"> (CAMWEB)</w:t>
      </w:r>
      <w:r w:rsidRPr="00E976B5">
        <w:t xml:space="preserve"> de la Biblioteca Nacional Pedro Henríquez Ureña (BNPHU).</w:t>
      </w:r>
    </w:p>
    <w:p w14:paraId="7FC48D73" w14:textId="77777777" w:rsidR="006015D4" w:rsidRPr="00E976B5" w:rsidRDefault="005F1073" w:rsidP="00E154F2">
      <w:pPr>
        <w:jc w:val="both"/>
      </w:pPr>
      <w:r w:rsidRPr="00E976B5">
        <w:rPr>
          <w:b/>
          <w:u w:val="single"/>
        </w:rPr>
        <w:t>ARTÍCULO SEGUNDO</w:t>
      </w:r>
      <w:r w:rsidR="006015D4" w:rsidRPr="00E976B5">
        <w:rPr>
          <w:b/>
        </w:rPr>
        <w:t>:</w:t>
      </w:r>
      <w:r w:rsidR="00650F6F" w:rsidRPr="00E976B5">
        <w:rPr>
          <w:b/>
        </w:rPr>
        <w:t xml:space="preserve"> </w:t>
      </w:r>
      <w:r w:rsidR="00650F6F" w:rsidRPr="00E976B5">
        <w:t>Este Comité estará integrado de la siguiente manera:</w:t>
      </w:r>
    </w:p>
    <w:p w14:paraId="3273683E" w14:textId="77777777" w:rsidR="00650F6F" w:rsidRPr="00E976B5" w:rsidRDefault="00517BD0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normaltextrun"/>
        </w:rPr>
      </w:pPr>
      <w:r w:rsidRPr="00E976B5">
        <w:t>Encargado</w:t>
      </w:r>
      <w:r w:rsidR="00650F6F" w:rsidRPr="00E976B5">
        <w:t xml:space="preserve"> del departamento de </w:t>
      </w:r>
      <w:r w:rsidR="00D3186F" w:rsidRPr="00E976B5">
        <w:t>Tecnología de la Información</w:t>
      </w:r>
      <w:r w:rsidR="00CC05E0" w:rsidRPr="00E976B5">
        <w:t xml:space="preserve"> y comunicación</w:t>
      </w:r>
      <w:r w:rsidR="006D57C0" w:rsidRPr="00E976B5">
        <w:t>,</w:t>
      </w:r>
      <w:r w:rsidR="008E42F2" w:rsidRPr="00E976B5">
        <w:t xml:space="preserve"> miembro;</w:t>
      </w:r>
      <w:r w:rsidR="00CC05E0" w:rsidRPr="00E976B5">
        <w:t xml:space="preserve"> </w:t>
      </w:r>
      <w:r w:rsidR="006D57C0" w:rsidRPr="00E976B5">
        <w:rPr>
          <w:rStyle w:val="normaltextrun"/>
          <w:shd w:val="clear" w:color="auto" w:fill="FFFFFF"/>
          <w:rPrChange w:id="11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quien fungirá como coordinador del Comité; responsable de dar soporte técnico a todo lo relacionado a los medios web del organismo</w:t>
      </w:r>
      <w:r w:rsidR="00777788" w:rsidRPr="00E976B5">
        <w:rPr>
          <w:rStyle w:val="normaltextrun"/>
          <w:shd w:val="clear" w:color="auto" w:fill="FFFFFF"/>
          <w:rPrChange w:id="12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.</w:t>
      </w:r>
    </w:p>
    <w:p w14:paraId="1072E8EB" w14:textId="77777777" w:rsidR="00777788" w:rsidRPr="00E976B5" w:rsidRDefault="00777788" w:rsidP="00E154F2">
      <w:pPr>
        <w:pStyle w:val="Prrafodelista"/>
        <w:ind w:left="284"/>
        <w:jc w:val="both"/>
      </w:pPr>
    </w:p>
    <w:p w14:paraId="235E4368" w14:textId="77777777" w:rsidR="00650F6F" w:rsidRPr="00E976B5" w:rsidRDefault="00D3186F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eop"/>
        </w:rPr>
      </w:pPr>
      <w:proofErr w:type="spellStart"/>
      <w:r w:rsidRPr="00E976B5">
        <w:t>Enc</w:t>
      </w:r>
      <w:proofErr w:type="spellEnd"/>
      <w:r w:rsidRPr="00E976B5">
        <w:t>.</w:t>
      </w:r>
      <w:r w:rsidR="00D27E38" w:rsidRPr="00E976B5">
        <w:t xml:space="preserve"> D</w:t>
      </w:r>
      <w:r w:rsidR="00650F6F" w:rsidRPr="00E976B5">
        <w:t>epartament</w:t>
      </w:r>
      <w:r w:rsidR="00595D18" w:rsidRPr="00E976B5">
        <w:t xml:space="preserve">o de </w:t>
      </w:r>
      <w:r w:rsidR="00021791" w:rsidRPr="00E976B5">
        <w:t>Comunicación e</w:t>
      </w:r>
      <w:r w:rsidR="008E42F2" w:rsidRPr="00E976B5">
        <w:t xml:space="preserve"> </w:t>
      </w:r>
      <w:r w:rsidR="00021791" w:rsidRPr="00E976B5">
        <w:t>Imagen</w:t>
      </w:r>
      <w:r w:rsidR="008E42F2" w:rsidRPr="00E976B5">
        <w:t xml:space="preserve">, miembro; </w:t>
      </w:r>
      <w:r w:rsidR="008E42F2" w:rsidRPr="00E976B5">
        <w:rPr>
          <w:rStyle w:val="normaltextrun"/>
          <w:shd w:val="clear" w:color="auto" w:fill="FFFFFF"/>
          <w:rPrChange w:id="13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el cual será el responsable del contenido que se presenta en todos los medios web del organismo, con excepción del </w:t>
      </w:r>
      <w:proofErr w:type="spellStart"/>
      <w:r w:rsidR="008E42F2" w:rsidRPr="00E976B5">
        <w:rPr>
          <w:rStyle w:val="spellingerror"/>
          <w:shd w:val="clear" w:color="auto" w:fill="FFFFFF"/>
          <w:rPrChange w:id="14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subportal</w:t>
      </w:r>
      <w:proofErr w:type="spellEnd"/>
      <w:r w:rsidR="008E42F2" w:rsidRPr="00E976B5">
        <w:rPr>
          <w:rStyle w:val="normaltextrun"/>
          <w:shd w:val="clear" w:color="auto" w:fill="FFFFFF"/>
          <w:rPrChange w:id="15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de transparencia.</w:t>
      </w:r>
      <w:r w:rsidR="008E42F2" w:rsidRPr="00E976B5">
        <w:rPr>
          <w:rStyle w:val="eop"/>
          <w:shd w:val="clear" w:color="auto" w:fill="FFFFFF"/>
          <w:rPrChange w:id="16" w:author="Juan José Díaz" w:date="2019-06-18T15:30:00Z">
            <w:rPr>
              <w:rStyle w:val="eop"/>
              <w:rFonts w:ascii="Calibri" w:hAnsi="Calibri"/>
              <w:shd w:val="clear" w:color="auto" w:fill="FFFFFF"/>
            </w:rPr>
          </w:rPrChange>
        </w:rPr>
        <w:t> </w:t>
      </w:r>
    </w:p>
    <w:p w14:paraId="724CC3EC" w14:textId="77777777" w:rsidR="00777788" w:rsidRPr="00E976B5" w:rsidRDefault="00777788" w:rsidP="00E154F2">
      <w:pPr>
        <w:pStyle w:val="Prrafodelista"/>
        <w:jc w:val="both"/>
      </w:pPr>
    </w:p>
    <w:p w14:paraId="06051818" w14:textId="77777777" w:rsidR="008E42F2" w:rsidRPr="00E976B5" w:rsidRDefault="008E42F2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normaltextrun"/>
        </w:rPr>
      </w:pPr>
      <w:r w:rsidRPr="00E976B5">
        <w:t xml:space="preserve">Encargada de Relaciones Públicas del Departamento de Comunicación e Imagen, miembro; la </w:t>
      </w:r>
      <w:r w:rsidRPr="00E976B5">
        <w:rPr>
          <w:rStyle w:val="normaltextrun"/>
          <w:shd w:val="clear" w:color="auto" w:fill="FFFFFF"/>
          <w:rPrChange w:id="17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cual será </w:t>
      </w:r>
      <w:r w:rsidR="00E154F2" w:rsidRPr="00E976B5">
        <w:rPr>
          <w:rStyle w:val="normaltextrun"/>
          <w:shd w:val="clear" w:color="auto" w:fill="FFFFFF"/>
          <w:rPrChange w:id="18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la</w:t>
      </w:r>
      <w:r w:rsidRPr="00E976B5">
        <w:rPr>
          <w:rStyle w:val="normaltextrun"/>
          <w:shd w:val="clear" w:color="auto" w:fill="FFFFFF"/>
          <w:rPrChange w:id="19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responsable de la actualización constante del contenido que se presenta en todos los medios web del organismo, a excepción del </w:t>
      </w:r>
      <w:proofErr w:type="spellStart"/>
      <w:r w:rsidRPr="00E976B5">
        <w:rPr>
          <w:rStyle w:val="spellingerror"/>
          <w:shd w:val="clear" w:color="auto" w:fill="FFFFFF"/>
          <w:rPrChange w:id="20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subportal</w:t>
      </w:r>
      <w:proofErr w:type="spellEnd"/>
      <w:r w:rsidRPr="00E976B5">
        <w:rPr>
          <w:rStyle w:val="normaltextrun"/>
          <w:shd w:val="clear" w:color="auto" w:fill="FFFFFF"/>
          <w:rPrChange w:id="21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de transparencia</w:t>
      </w:r>
      <w:r w:rsidR="00777788" w:rsidRPr="00E976B5">
        <w:rPr>
          <w:rStyle w:val="normaltextrun"/>
          <w:shd w:val="clear" w:color="auto" w:fill="FFFFFF"/>
          <w:rPrChange w:id="22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.</w:t>
      </w:r>
    </w:p>
    <w:p w14:paraId="0C79FECE" w14:textId="77777777" w:rsidR="00777788" w:rsidRPr="00E976B5" w:rsidRDefault="00777788" w:rsidP="00E154F2">
      <w:pPr>
        <w:pStyle w:val="Prrafodelista"/>
        <w:jc w:val="both"/>
      </w:pPr>
    </w:p>
    <w:p w14:paraId="3F30CD26" w14:textId="6561EF23" w:rsidR="00650F6F" w:rsidRPr="00E976B5" w:rsidRDefault="00D3186F" w:rsidP="00E154F2">
      <w:pPr>
        <w:pStyle w:val="Prrafodelista"/>
        <w:numPr>
          <w:ilvl w:val="0"/>
          <w:numId w:val="1"/>
        </w:numPr>
        <w:ind w:left="284" w:hanging="284"/>
        <w:jc w:val="both"/>
      </w:pPr>
      <w:proofErr w:type="spellStart"/>
      <w:r w:rsidRPr="00E976B5">
        <w:t>Enc</w:t>
      </w:r>
      <w:proofErr w:type="spellEnd"/>
      <w:r w:rsidRPr="00E976B5">
        <w:t>.</w:t>
      </w:r>
      <w:r w:rsidR="00650F6F" w:rsidRPr="00E976B5">
        <w:t xml:space="preserve"> Oficina de Acceso a la Información </w:t>
      </w:r>
      <w:r w:rsidRPr="00E976B5">
        <w:t>Pública</w:t>
      </w:r>
      <w:r w:rsidR="008E42F2" w:rsidRPr="00E976B5">
        <w:t>, m</w:t>
      </w:r>
      <w:r w:rsidR="00650F6F" w:rsidRPr="00E976B5">
        <w:t>iembro</w:t>
      </w:r>
      <w:r w:rsidR="008E42F2" w:rsidRPr="00E976B5">
        <w:t xml:space="preserve">; </w:t>
      </w:r>
      <w:r w:rsidR="008E42F2" w:rsidRPr="00E976B5">
        <w:rPr>
          <w:shd w:val="clear" w:color="auto" w:fill="FFFFFF"/>
          <w:rPrChange w:id="23" w:author="Juan José Díaz" w:date="2019-06-18T15:30:00Z">
            <w:rPr>
              <w:rFonts w:ascii="Calibri" w:hAnsi="Calibri"/>
              <w:shd w:val="clear" w:color="auto" w:fill="FFFFFF"/>
            </w:rPr>
          </w:rPrChange>
        </w:rPr>
        <w:t xml:space="preserve">responsable del contenido que se presenta en el </w:t>
      </w:r>
      <w:proofErr w:type="spellStart"/>
      <w:r w:rsidR="008E42F2" w:rsidRPr="00E976B5">
        <w:rPr>
          <w:shd w:val="clear" w:color="auto" w:fill="FFFFFF"/>
          <w:rPrChange w:id="24" w:author="Juan José Díaz" w:date="2019-06-18T15:30:00Z">
            <w:rPr>
              <w:rFonts w:ascii="Calibri" w:hAnsi="Calibri"/>
              <w:shd w:val="clear" w:color="auto" w:fill="FFFFFF"/>
            </w:rPr>
          </w:rPrChange>
        </w:rPr>
        <w:t>sub-portal</w:t>
      </w:r>
      <w:proofErr w:type="spellEnd"/>
      <w:r w:rsidR="008E42F2" w:rsidRPr="00E976B5">
        <w:rPr>
          <w:shd w:val="clear" w:color="auto" w:fill="FFFFFF"/>
          <w:rPrChange w:id="25" w:author="Juan José Díaz" w:date="2019-06-18T15:30:00Z">
            <w:rPr>
              <w:rFonts w:ascii="Calibri" w:hAnsi="Calibri"/>
              <w:shd w:val="clear" w:color="auto" w:fill="FFFFFF"/>
            </w:rPr>
          </w:rPrChange>
        </w:rPr>
        <w:t xml:space="preserve"> de transparencia del organismo</w:t>
      </w:r>
      <w:ins w:id="26" w:author="Juan José Díaz" w:date="2019-06-24T13:14:00Z">
        <w:r w:rsidR="008C0045">
          <w:rPr>
            <w:shd w:val="clear" w:color="auto" w:fill="FFFFFF"/>
          </w:rPr>
          <w:t xml:space="preserve"> y portal se datos abiertos</w:t>
        </w:r>
      </w:ins>
      <w:r w:rsidR="008E42F2" w:rsidRPr="00E976B5">
        <w:rPr>
          <w:shd w:val="clear" w:color="auto" w:fill="FFFFFF"/>
          <w:rPrChange w:id="27" w:author="Juan José Díaz" w:date="2019-06-18T15:30:00Z">
            <w:rPr>
              <w:rFonts w:ascii="Calibri" w:hAnsi="Calibri"/>
              <w:shd w:val="clear" w:color="auto" w:fill="FFFFFF"/>
            </w:rPr>
          </w:rPrChange>
        </w:rPr>
        <w:t>, así como su actualización constante.</w:t>
      </w:r>
      <w:bookmarkStart w:id="28" w:name="_GoBack"/>
      <w:bookmarkEnd w:id="28"/>
    </w:p>
    <w:p w14:paraId="4E3AFA01" w14:textId="77777777" w:rsidR="00777788" w:rsidRPr="00E976B5" w:rsidRDefault="00777788" w:rsidP="00E154F2">
      <w:pPr>
        <w:pStyle w:val="Prrafodelista"/>
        <w:jc w:val="both"/>
      </w:pPr>
    </w:p>
    <w:p w14:paraId="4795D1FA" w14:textId="77777777" w:rsidR="008E42F2" w:rsidRPr="00E976B5" w:rsidRDefault="008E42F2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normaltextrun"/>
        </w:rPr>
      </w:pPr>
      <w:r w:rsidRPr="00E976B5">
        <w:t xml:space="preserve">Encargado del </w:t>
      </w:r>
      <w:r w:rsidR="00CC05E0" w:rsidRPr="00E976B5">
        <w:t>Área</w:t>
      </w:r>
      <w:r w:rsidR="00517BD0" w:rsidRPr="00E976B5">
        <w:t xml:space="preserve"> Jurídica</w:t>
      </w:r>
      <w:r w:rsidRPr="00E976B5">
        <w:t xml:space="preserve"> (Consultor Jurídico), m</w:t>
      </w:r>
      <w:r w:rsidR="00C3356F" w:rsidRPr="00E976B5">
        <w:t>iembro</w:t>
      </w:r>
      <w:r w:rsidRPr="00E976B5">
        <w:t xml:space="preserve">; </w:t>
      </w:r>
      <w:r w:rsidRPr="00E976B5">
        <w:rPr>
          <w:rStyle w:val="normaltextrun"/>
          <w:shd w:val="clear" w:color="auto" w:fill="FFFFFF"/>
          <w:rPrChange w:id="29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el cual será el responsable de establecer las leyes, decretos, resoluciones, reglamentos, normas, políticas, acuerdos, convenios y cualquier otro tipo de documentación de carácter legal relacionada con el organismo.</w:t>
      </w:r>
    </w:p>
    <w:p w14:paraId="59A546F3" w14:textId="77777777" w:rsidR="00777788" w:rsidRPr="00E976B5" w:rsidRDefault="00777788" w:rsidP="00E154F2">
      <w:pPr>
        <w:pStyle w:val="Prrafodelista"/>
        <w:jc w:val="both"/>
        <w:rPr>
          <w:rStyle w:val="normaltextrun"/>
        </w:rPr>
      </w:pPr>
    </w:p>
    <w:p w14:paraId="349FBE08" w14:textId="37C16B5C" w:rsidR="00C3356F" w:rsidRPr="00E976B5" w:rsidRDefault="008E42F2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eop"/>
        </w:rPr>
      </w:pPr>
      <w:proofErr w:type="spellStart"/>
      <w:r w:rsidRPr="00E976B5">
        <w:t>Webmaster</w:t>
      </w:r>
      <w:proofErr w:type="spellEnd"/>
      <w:r w:rsidRPr="00E976B5">
        <w:t xml:space="preserve"> Departamento de Tecnología de la Información, miembro; </w:t>
      </w:r>
      <w:r w:rsidRPr="00E976B5">
        <w:rPr>
          <w:rStyle w:val="normaltextrun"/>
          <w:shd w:val="clear" w:color="auto" w:fill="FFFFFF"/>
          <w:rPrChange w:id="30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el cual será el responsable</w:t>
      </w:r>
      <w:r w:rsidR="00E154F2" w:rsidRPr="00E976B5">
        <w:rPr>
          <w:rStyle w:val="normaltextrun"/>
          <w:shd w:val="clear" w:color="auto" w:fill="FFFFFF"/>
          <w:rPrChange w:id="31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de</w:t>
      </w:r>
      <w:r w:rsidRPr="00E976B5">
        <w:rPr>
          <w:rStyle w:val="normaltextrun"/>
          <w:shd w:val="clear" w:color="auto" w:fill="FFFFFF"/>
          <w:rPrChange w:id="32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publicar el contenido solicitado por el departamento</w:t>
      </w:r>
      <w:r w:rsidR="00E154F2" w:rsidRPr="00E976B5">
        <w:rPr>
          <w:rStyle w:val="normaltextrun"/>
          <w:shd w:val="clear" w:color="auto" w:fill="FFFFFF"/>
          <w:rPrChange w:id="33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d</w:t>
      </w:r>
      <w:r w:rsidRPr="00E976B5">
        <w:rPr>
          <w:rStyle w:val="normaltextrun"/>
          <w:shd w:val="clear" w:color="auto" w:fill="FFFFFF"/>
          <w:rPrChange w:id="34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e Comunicación e Imagen, así como la adecuación de los medios web </w:t>
      </w:r>
      <w:del w:id="35" w:author="Juan José Díaz" w:date="2019-06-18T15:19:00Z">
        <w:r w:rsidRPr="00E976B5" w:rsidDel="002D657A">
          <w:rPr>
            <w:rStyle w:val="normaltextrun"/>
            <w:shd w:val="clear" w:color="auto" w:fill="FFFFFF"/>
            <w:rPrChange w:id="36" w:author="Juan José Díaz" w:date="2019-06-18T15:30:00Z">
              <w:rPr>
                <w:rStyle w:val="normaltextrun"/>
                <w:rFonts w:ascii="Calibri" w:hAnsi="Calibri"/>
                <w:shd w:val="clear" w:color="auto" w:fill="FFFFFF"/>
              </w:rPr>
            </w:rPrChange>
          </w:rPr>
          <w:delText>de acuerdo a</w:delText>
        </w:r>
      </w:del>
      <w:ins w:id="37" w:author="Juan José Díaz" w:date="2019-06-18T15:19:00Z">
        <w:r w:rsidR="002D657A" w:rsidRPr="00E976B5">
          <w:rPr>
            <w:rStyle w:val="normaltextrun"/>
            <w:shd w:val="clear" w:color="auto" w:fill="FFFFFF"/>
            <w:rPrChange w:id="38" w:author="Juan José Díaz" w:date="2019-06-18T15:30:00Z">
              <w:rPr>
                <w:rStyle w:val="normaltextrun"/>
                <w:rFonts w:ascii="Calibri" w:hAnsi="Calibri"/>
                <w:shd w:val="clear" w:color="auto" w:fill="FFFFFF"/>
              </w:rPr>
            </w:rPrChange>
          </w:rPr>
          <w:t>de acuerdo con</w:t>
        </w:r>
      </w:ins>
      <w:r w:rsidRPr="00E976B5">
        <w:rPr>
          <w:rStyle w:val="normaltextrun"/>
          <w:shd w:val="clear" w:color="auto" w:fill="FFFFFF"/>
          <w:rPrChange w:id="39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las NORTIC.</w:t>
      </w:r>
      <w:r w:rsidRPr="00E976B5">
        <w:rPr>
          <w:rStyle w:val="eop"/>
          <w:shd w:val="clear" w:color="auto" w:fill="FFFFFF"/>
          <w:rPrChange w:id="40" w:author="Juan José Díaz" w:date="2019-06-18T15:30:00Z">
            <w:rPr>
              <w:rStyle w:val="eop"/>
              <w:rFonts w:ascii="Calibri" w:hAnsi="Calibri"/>
              <w:shd w:val="clear" w:color="auto" w:fill="FFFFFF"/>
            </w:rPr>
          </w:rPrChange>
        </w:rPr>
        <w:t> </w:t>
      </w:r>
    </w:p>
    <w:p w14:paraId="6F4A0601" w14:textId="77777777" w:rsidR="00777788" w:rsidRPr="00E976B5" w:rsidRDefault="00777788" w:rsidP="00E154F2">
      <w:pPr>
        <w:pStyle w:val="Prrafodelista"/>
        <w:jc w:val="both"/>
      </w:pPr>
    </w:p>
    <w:p w14:paraId="05D5510C" w14:textId="77777777" w:rsidR="008E42F2" w:rsidRPr="00E976B5" w:rsidRDefault="008E42F2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eop"/>
        </w:rPr>
      </w:pPr>
      <w:r w:rsidRPr="00E976B5">
        <w:t>Encargado del Departamento de Producción Digital, m</w:t>
      </w:r>
      <w:r w:rsidR="00517BD0" w:rsidRPr="00E976B5">
        <w:t>iembro</w:t>
      </w:r>
      <w:r w:rsidRPr="00E976B5">
        <w:t xml:space="preserve">; </w:t>
      </w:r>
      <w:r w:rsidRPr="00E976B5">
        <w:rPr>
          <w:rStyle w:val="normaltextrun"/>
          <w:shd w:val="clear" w:color="auto" w:fill="FFFFFF"/>
          <w:rPrChange w:id="41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el cual será el responsable de dar </w:t>
      </w:r>
      <w:r w:rsidR="00777788" w:rsidRPr="00E976B5">
        <w:rPr>
          <w:rStyle w:val="spellingerror"/>
          <w:shd w:val="clear" w:color="auto" w:fill="FFFFFF"/>
          <w:rPrChange w:id="42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seguimiento</w:t>
      </w:r>
      <w:r w:rsidRPr="00E976B5">
        <w:rPr>
          <w:rStyle w:val="normaltextrun"/>
          <w:shd w:val="clear" w:color="auto" w:fill="FFFFFF"/>
          <w:rPrChange w:id="43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a los servicios ofrecidos a su cargo a </w:t>
      </w:r>
      <w:r w:rsidR="00777788" w:rsidRPr="00E976B5">
        <w:rPr>
          <w:rStyle w:val="spellingerror"/>
          <w:shd w:val="clear" w:color="auto" w:fill="FFFFFF"/>
          <w:rPrChange w:id="44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través</w:t>
      </w:r>
      <w:r w:rsidRPr="00E976B5">
        <w:rPr>
          <w:rStyle w:val="normaltextrun"/>
          <w:shd w:val="clear" w:color="auto" w:fill="FFFFFF"/>
          <w:rPrChange w:id="45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de los medios web, así como suministrar las </w:t>
      </w:r>
      <w:r w:rsidR="00777788" w:rsidRPr="00E976B5">
        <w:rPr>
          <w:rStyle w:val="spellingerror"/>
          <w:shd w:val="clear" w:color="auto" w:fill="FFFFFF"/>
          <w:rPrChange w:id="46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estadísticas</w:t>
      </w:r>
      <w:r w:rsidRPr="00E976B5">
        <w:rPr>
          <w:rStyle w:val="normaltextrun"/>
          <w:shd w:val="clear" w:color="auto" w:fill="FFFFFF"/>
          <w:rPrChange w:id="47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e insumos para dichos servicios.</w:t>
      </w:r>
      <w:r w:rsidRPr="00E976B5">
        <w:rPr>
          <w:rStyle w:val="eop"/>
          <w:shd w:val="clear" w:color="auto" w:fill="FFFFFF"/>
          <w:rPrChange w:id="48" w:author="Juan José Díaz" w:date="2019-06-18T15:30:00Z">
            <w:rPr>
              <w:rStyle w:val="eop"/>
              <w:rFonts w:ascii="Calibri" w:hAnsi="Calibri"/>
              <w:shd w:val="clear" w:color="auto" w:fill="FFFFFF"/>
            </w:rPr>
          </w:rPrChange>
        </w:rPr>
        <w:t> </w:t>
      </w:r>
    </w:p>
    <w:p w14:paraId="6392F66D" w14:textId="77777777" w:rsidR="00777788" w:rsidRPr="00E976B5" w:rsidRDefault="00777788" w:rsidP="00E154F2">
      <w:pPr>
        <w:pStyle w:val="Prrafodelista"/>
        <w:jc w:val="both"/>
        <w:rPr>
          <w:rStyle w:val="eop"/>
        </w:rPr>
      </w:pPr>
    </w:p>
    <w:p w14:paraId="18048EDD" w14:textId="77777777" w:rsidR="00777788" w:rsidRPr="00E976B5" w:rsidRDefault="008E42F2" w:rsidP="00E154F2">
      <w:pPr>
        <w:pStyle w:val="Prrafodelista"/>
        <w:numPr>
          <w:ilvl w:val="0"/>
          <w:numId w:val="1"/>
        </w:numPr>
        <w:ind w:left="284" w:hanging="284"/>
        <w:jc w:val="both"/>
        <w:rPr>
          <w:rStyle w:val="eop"/>
        </w:rPr>
      </w:pPr>
      <w:r w:rsidRPr="00E976B5">
        <w:t>Enc</w:t>
      </w:r>
      <w:r w:rsidR="00777788" w:rsidRPr="00E976B5">
        <w:t>argada de Servicios</w:t>
      </w:r>
      <w:r w:rsidRPr="00E976B5">
        <w:t xml:space="preserve"> </w:t>
      </w:r>
      <w:r w:rsidR="00777788" w:rsidRPr="00E976B5">
        <w:t xml:space="preserve">al Público, miembro; la </w:t>
      </w:r>
      <w:r w:rsidR="00777788" w:rsidRPr="00E976B5">
        <w:rPr>
          <w:rStyle w:val="normaltextrun"/>
          <w:shd w:val="clear" w:color="auto" w:fill="FFFFFF"/>
          <w:rPrChange w:id="49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cual será </w:t>
      </w:r>
      <w:r w:rsidR="00E154F2" w:rsidRPr="00E976B5">
        <w:rPr>
          <w:rStyle w:val="normaltextrun"/>
          <w:shd w:val="clear" w:color="auto" w:fill="FFFFFF"/>
          <w:rPrChange w:id="50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la</w:t>
      </w:r>
      <w:r w:rsidR="00777788" w:rsidRPr="00E976B5">
        <w:rPr>
          <w:rStyle w:val="normaltextrun"/>
          <w:shd w:val="clear" w:color="auto" w:fill="FFFFFF"/>
          <w:rPrChange w:id="51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 xml:space="preserve"> responsable de dar </w:t>
      </w:r>
      <w:r w:rsidR="00777788" w:rsidRPr="00E976B5">
        <w:rPr>
          <w:rStyle w:val="spellingerror"/>
          <w:shd w:val="clear" w:color="auto" w:fill="FFFFFF"/>
          <w:rPrChange w:id="52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seguimiento</w:t>
      </w:r>
      <w:r w:rsidR="00777788" w:rsidRPr="00E976B5">
        <w:rPr>
          <w:rStyle w:val="normaltextrun"/>
          <w:shd w:val="clear" w:color="auto" w:fill="FFFFFF"/>
          <w:rPrChange w:id="53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a los servicios ofrecidos a su cargo a </w:t>
      </w:r>
      <w:r w:rsidR="00777788" w:rsidRPr="00E976B5">
        <w:rPr>
          <w:rStyle w:val="spellingerror"/>
          <w:shd w:val="clear" w:color="auto" w:fill="FFFFFF"/>
          <w:rPrChange w:id="54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través</w:t>
      </w:r>
      <w:r w:rsidR="00777788" w:rsidRPr="00E976B5">
        <w:rPr>
          <w:rStyle w:val="normaltextrun"/>
          <w:shd w:val="clear" w:color="auto" w:fill="FFFFFF"/>
          <w:rPrChange w:id="55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de los medios web, así como suministrar las </w:t>
      </w:r>
      <w:r w:rsidR="00777788" w:rsidRPr="00E976B5">
        <w:rPr>
          <w:rStyle w:val="spellingerror"/>
          <w:shd w:val="clear" w:color="auto" w:fill="FFFFFF"/>
          <w:rPrChange w:id="56" w:author="Juan José Díaz" w:date="2019-06-18T15:30:00Z">
            <w:rPr>
              <w:rStyle w:val="spellingerror"/>
              <w:rFonts w:ascii="Calibri" w:hAnsi="Calibri"/>
              <w:shd w:val="clear" w:color="auto" w:fill="FFFFFF"/>
            </w:rPr>
          </w:rPrChange>
        </w:rPr>
        <w:t>estadísticas</w:t>
      </w:r>
      <w:r w:rsidR="00777788" w:rsidRPr="00E976B5">
        <w:rPr>
          <w:rStyle w:val="normaltextrun"/>
          <w:shd w:val="clear" w:color="auto" w:fill="FFFFFF"/>
          <w:rPrChange w:id="57" w:author="Juan José Díaz" w:date="2019-06-18T15:30:00Z">
            <w:rPr>
              <w:rStyle w:val="normaltextrun"/>
              <w:rFonts w:ascii="Calibri" w:hAnsi="Calibri"/>
              <w:shd w:val="clear" w:color="auto" w:fill="FFFFFF"/>
            </w:rPr>
          </w:rPrChange>
        </w:rPr>
        <w:t> e insumos para dichos servicios.</w:t>
      </w:r>
      <w:r w:rsidR="00777788" w:rsidRPr="00E976B5">
        <w:rPr>
          <w:rStyle w:val="eop"/>
          <w:shd w:val="clear" w:color="auto" w:fill="FFFFFF"/>
          <w:rPrChange w:id="58" w:author="Juan José Díaz" w:date="2019-06-18T15:30:00Z">
            <w:rPr>
              <w:rStyle w:val="eop"/>
              <w:rFonts w:ascii="Calibri" w:hAnsi="Calibri"/>
              <w:shd w:val="clear" w:color="auto" w:fill="FFFFFF"/>
            </w:rPr>
          </w:rPrChange>
        </w:rPr>
        <w:t> </w:t>
      </w:r>
    </w:p>
    <w:p w14:paraId="01E970E8" w14:textId="77777777" w:rsidR="00777788" w:rsidRPr="00E976B5" w:rsidRDefault="00777788" w:rsidP="00E154F2">
      <w:pPr>
        <w:pStyle w:val="Prrafodelista"/>
        <w:jc w:val="both"/>
      </w:pPr>
    </w:p>
    <w:p w14:paraId="739D25BB" w14:textId="77777777" w:rsidR="00777788" w:rsidRPr="00E976B5" w:rsidRDefault="00463073" w:rsidP="00E154F2">
      <w:pPr>
        <w:pStyle w:val="Prrafodelista"/>
        <w:numPr>
          <w:ilvl w:val="0"/>
          <w:numId w:val="1"/>
        </w:numPr>
        <w:ind w:left="284" w:hanging="284"/>
        <w:jc w:val="both"/>
      </w:pPr>
      <w:r w:rsidRPr="00E976B5">
        <w:t>S</w:t>
      </w:r>
      <w:r w:rsidR="00777788" w:rsidRPr="00E976B5">
        <w:t>ecretaria</w:t>
      </w:r>
      <w:r w:rsidR="00D3186F" w:rsidRPr="00E976B5">
        <w:t xml:space="preserve"> del Departamento de Planificación</w:t>
      </w:r>
      <w:r w:rsidR="00777788" w:rsidRPr="00E976B5">
        <w:t xml:space="preserve"> y Desarrollo, m</w:t>
      </w:r>
      <w:r w:rsidR="00ED5D6F" w:rsidRPr="00E976B5">
        <w:t>iembro</w:t>
      </w:r>
      <w:r w:rsidR="00777788" w:rsidRPr="00E976B5">
        <w:t xml:space="preserve">; </w:t>
      </w:r>
      <w:r w:rsidR="00777788" w:rsidRPr="00E976B5">
        <w:rPr>
          <w:rStyle w:val="normaltextrun"/>
          <w:rFonts w:cs="Segoe UI"/>
          <w:rPrChange w:id="59" w:author="Juan José Díaz" w:date="2019-06-18T15:30:00Z">
            <w:rPr>
              <w:rStyle w:val="normaltextrun"/>
              <w:rFonts w:ascii="Calibri" w:hAnsi="Calibri" w:cs="Segoe UI"/>
            </w:rPr>
          </w:rPrChange>
        </w:rPr>
        <w:t>la cual será responsable de dar </w:t>
      </w:r>
      <w:r w:rsidR="00777788" w:rsidRPr="00E976B5">
        <w:rPr>
          <w:rStyle w:val="spellingerror"/>
          <w:rFonts w:cs="Segoe UI"/>
          <w:rPrChange w:id="60" w:author="Juan José Díaz" w:date="2019-06-18T15:30:00Z">
            <w:rPr>
              <w:rStyle w:val="spellingerror"/>
              <w:rFonts w:ascii="Calibri" w:hAnsi="Calibri" w:cs="Segoe UI"/>
            </w:rPr>
          </w:rPrChange>
        </w:rPr>
        <w:t>seguimiento</w:t>
      </w:r>
      <w:r w:rsidR="00777788" w:rsidRPr="00E976B5">
        <w:rPr>
          <w:rStyle w:val="normaltextrun"/>
          <w:rFonts w:cs="Segoe UI"/>
          <w:rPrChange w:id="61" w:author="Juan José Díaz" w:date="2019-06-18T15:30:00Z">
            <w:rPr>
              <w:rStyle w:val="normaltextrun"/>
              <w:rFonts w:ascii="Calibri" w:hAnsi="Calibri" w:cs="Segoe UI"/>
            </w:rPr>
          </w:rPrChange>
        </w:rPr>
        <w:t> al cumplimiento de los procesos, así como redactar las minutas de las reuniones y los informes para ser presentados al Director Nacional. </w:t>
      </w:r>
      <w:r w:rsidR="00777788" w:rsidRPr="00E976B5">
        <w:rPr>
          <w:rStyle w:val="eop"/>
          <w:rFonts w:cs="Segoe UI"/>
          <w:rPrChange w:id="62" w:author="Juan José Díaz" w:date="2019-06-18T15:30:00Z">
            <w:rPr>
              <w:rStyle w:val="eop"/>
              <w:rFonts w:ascii="Calibri" w:hAnsi="Calibri" w:cs="Segoe UI"/>
            </w:rPr>
          </w:rPrChange>
        </w:rPr>
        <w:t> </w:t>
      </w:r>
    </w:p>
    <w:p w14:paraId="6EBD72A4" w14:textId="77777777" w:rsidR="00777788" w:rsidRPr="00E976B5" w:rsidRDefault="00777788" w:rsidP="0077778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="Segoe UI"/>
          <w:sz w:val="22"/>
          <w:szCs w:val="22"/>
          <w:rPrChange w:id="63" w:author="Juan José Díaz" w:date="2019-06-18T15:30:00Z">
            <w:rPr>
              <w:rFonts w:ascii="Segoe UI" w:hAnsi="Segoe UI" w:cs="Segoe UI"/>
              <w:sz w:val="18"/>
              <w:szCs w:val="18"/>
            </w:rPr>
          </w:rPrChange>
        </w:rPr>
      </w:pPr>
      <w:r w:rsidRPr="00E976B5">
        <w:rPr>
          <w:rStyle w:val="eop"/>
          <w:rFonts w:asciiTheme="minorHAnsi" w:hAnsiTheme="minorHAnsi" w:cs="Segoe UI"/>
          <w:sz w:val="22"/>
          <w:szCs w:val="22"/>
          <w:rPrChange w:id="64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74E3EA25" w14:textId="3AD84DCD" w:rsidR="00777788" w:rsidRPr="00E976B5" w:rsidRDefault="00777788" w:rsidP="00777788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sz w:val="22"/>
          <w:szCs w:val="22"/>
          <w:rPrChange w:id="65" w:author="Juan José Díaz" w:date="2019-06-18T15:30:00Z">
            <w:rPr>
              <w:rFonts w:ascii="Segoe UI" w:hAnsi="Segoe UI" w:cs="Segoe UI"/>
              <w:sz w:val="18"/>
              <w:szCs w:val="18"/>
            </w:rPr>
          </w:rPrChange>
        </w:rPr>
      </w:pPr>
      <w:r w:rsidRPr="00E976B5">
        <w:rPr>
          <w:rStyle w:val="normaltextrun"/>
          <w:rFonts w:asciiTheme="minorHAnsi" w:hAnsiTheme="minorHAnsi"/>
          <w:b/>
          <w:bCs/>
          <w:sz w:val="22"/>
          <w:szCs w:val="22"/>
          <w:rPrChange w:id="66" w:author="Juan José Díaz" w:date="2019-06-18T15:30:00Z">
            <w:rPr>
              <w:rStyle w:val="normaltextrun"/>
              <w:rFonts w:ascii="Calibri" w:hAnsi="Calibri"/>
              <w:b/>
              <w:bCs/>
              <w:sz w:val="22"/>
              <w:szCs w:val="22"/>
            </w:rPr>
          </w:rPrChange>
        </w:rPr>
        <w:t>Artículo Tercero: </w:t>
      </w:r>
      <w:del w:id="67" w:author="Juan José Díaz" w:date="2019-06-18T15:19:00Z">
        <w:r w:rsidRPr="00E976B5" w:rsidDel="002D657A">
          <w:rPr>
            <w:rStyle w:val="normaltextrun"/>
            <w:rFonts w:asciiTheme="minorHAnsi" w:hAnsiTheme="minorHAnsi"/>
            <w:sz w:val="22"/>
            <w:szCs w:val="22"/>
            <w:rPrChange w:id="68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delText>[</w:delText>
        </w:r>
      </w:del>
      <w:r w:rsidRPr="00E976B5">
        <w:rPr>
          <w:rStyle w:val="normaltextrun"/>
          <w:rFonts w:asciiTheme="minorHAnsi" w:hAnsiTheme="minorHAnsi"/>
          <w:sz w:val="22"/>
          <w:szCs w:val="22"/>
          <w:rPrChange w:id="69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La</w:t>
      </w:r>
      <w:ins w:id="70" w:author="Juan José Díaz" w:date="2019-06-18T15:19:00Z">
        <w:r w:rsidR="002D657A" w:rsidRPr="00E976B5">
          <w:rPr>
            <w:rStyle w:val="normaltextrun"/>
            <w:rFonts w:asciiTheme="minorHAnsi" w:hAnsiTheme="minorHAnsi"/>
            <w:sz w:val="22"/>
            <w:szCs w:val="22"/>
            <w:rPrChange w:id="71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s</w:t>
        </w:r>
      </w:ins>
      <w:r w:rsidRPr="00E976B5">
        <w:rPr>
          <w:rStyle w:val="normaltextrun"/>
          <w:rFonts w:asciiTheme="minorHAnsi" w:hAnsiTheme="minorHAnsi"/>
          <w:sz w:val="22"/>
          <w:szCs w:val="22"/>
          <w:rPrChange w:id="72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</w:t>
      </w:r>
      <w:del w:id="73" w:author="Juan José Díaz" w:date="2019-06-18T15:26:00Z">
        <w:r w:rsidRPr="00E976B5" w:rsidDel="00220B84">
          <w:rPr>
            <w:rStyle w:val="normaltextrun"/>
            <w:rFonts w:asciiTheme="minorHAnsi" w:hAnsiTheme="minorHAnsi"/>
            <w:sz w:val="22"/>
            <w:szCs w:val="22"/>
            <w:rPrChange w:id="74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delText>Atribuciones </w:delText>
        </w:r>
      </w:del>
      <w:ins w:id="75" w:author="Juan José Díaz" w:date="2019-06-18T15:26:00Z">
        <w:r w:rsidR="00220B84" w:rsidRPr="00E976B5">
          <w:rPr>
            <w:rStyle w:val="normaltextrun"/>
            <w:rFonts w:asciiTheme="minorHAnsi" w:hAnsiTheme="minorHAnsi"/>
            <w:sz w:val="22"/>
            <w:szCs w:val="22"/>
            <w:rPrChange w:id="76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Funciones </w:t>
        </w:r>
      </w:ins>
      <w:r w:rsidRPr="00E976B5">
        <w:rPr>
          <w:rStyle w:val="normaltextrun"/>
          <w:rFonts w:asciiTheme="minorHAnsi" w:hAnsiTheme="minorHAnsi"/>
          <w:sz w:val="22"/>
          <w:szCs w:val="22"/>
          <w:rPrChange w:id="77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Generales del Comité Administrador de Medios Web (CAMWEB) serán las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78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siguientes</w:t>
      </w:r>
      <w:r w:rsidRPr="00E976B5">
        <w:rPr>
          <w:rStyle w:val="normaltextrun"/>
          <w:rFonts w:asciiTheme="minorHAnsi" w:hAnsiTheme="minorHAnsi"/>
          <w:sz w:val="22"/>
          <w:szCs w:val="22"/>
          <w:rPrChange w:id="79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: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80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669A9549" w14:textId="1A9D5EEB" w:rsidR="00777788" w:rsidRPr="00E976B5" w:rsidRDefault="00777788" w:rsidP="00777788">
      <w:pPr>
        <w:pStyle w:val="paragraph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81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del w:id="82" w:author="Juan José Díaz" w:date="2019-06-18T15:13:00Z">
        <w:r w:rsidRPr="00E976B5" w:rsidDel="00E40C87">
          <w:rPr>
            <w:rStyle w:val="normaltextrun"/>
            <w:rFonts w:asciiTheme="minorHAnsi" w:hAnsiTheme="minorHAnsi"/>
            <w:sz w:val="22"/>
            <w:szCs w:val="22"/>
            <w:rPrChange w:id="83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lastRenderedPageBreak/>
          <w:delText>Emitir Informe a la Dirección Nacional de la BNPHU</w:delText>
        </w:r>
      </w:del>
      <w:ins w:id="84" w:author="Juan José Díaz" w:date="2019-06-18T15:13:00Z">
        <w:r w:rsidR="00E40C87" w:rsidRPr="00E976B5">
          <w:rPr>
            <w:rStyle w:val="normaltextrun"/>
            <w:rFonts w:asciiTheme="minorHAnsi" w:hAnsiTheme="minorHAnsi"/>
            <w:sz w:val="22"/>
            <w:szCs w:val="22"/>
            <w:rPrChange w:id="85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Mantener monitoreo constante</w:t>
        </w:r>
      </w:ins>
      <w:ins w:id="86" w:author="Juan José Díaz" w:date="2019-06-18T15:14:00Z">
        <w:r w:rsidR="005558B6" w:rsidRPr="00E976B5">
          <w:rPr>
            <w:rStyle w:val="normaltextrun"/>
            <w:rFonts w:asciiTheme="minorHAnsi" w:hAnsiTheme="minorHAnsi"/>
            <w:sz w:val="22"/>
            <w:szCs w:val="22"/>
            <w:rPrChange w:id="87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 xml:space="preserve"> </w:t>
        </w:r>
      </w:ins>
      <w:del w:id="88" w:author="Juan José Díaz" w:date="2019-06-18T15:13:00Z">
        <w:r w:rsidRPr="00E976B5" w:rsidDel="005558B6">
          <w:rPr>
            <w:rStyle w:val="normaltextrun"/>
            <w:rFonts w:asciiTheme="minorHAnsi" w:hAnsiTheme="minorHAnsi"/>
            <w:sz w:val="22"/>
            <w:szCs w:val="22"/>
            <w:rPrChange w:id="89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delText>, p</w:delText>
        </w:r>
      </w:del>
      <w:del w:id="90" w:author="Juan José Díaz" w:date="2019-06-18T15:14:00Z">
        <w:r w:rsidRPr="00E976B5" w:rsidDel="005558B6">
          <w:rPr>
            <w:rStyle w:val="normaltextrun"/>
            <w:rFonts w:asciiTheme="minorHAnsi" w:hAnsiTheme="minorHAnsi"/>
            <w:sz w:val="22"/>
            <w:szCs w:val="22"/>
            <w:rPrChange w:id="91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delText>ara informar sobre e</w:delText>
        </w:r>
      </w:del>
      <w:ins w:id="92" w:author="Juan José Díaz" w:date="2019-06-18T15:14:00Z">
        <w:r w:rsidR="005558B6" w:rsidRPr="00E976B5">
          <w:rPr>
            <w:rStyle w:val="normaltextrun"/>
            <w:rFonts w:asciiTheme="minorHAnsi" w:hAnsiTheme="minorHAnsi"/>
            <w:sz w:val="22"/>
            <w:szCs w:val="22"/>
            <w:rPrChange w:id="93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de</w:t>
        </w:r>
      </w:ins>
      <w:r w:rsidRPr="00E976B5">
        <w:rPr>
          <w:rStyle w:val="normaltextrun"/>
          <w:rFonts w:asciiTheme="minorHAnsi" w:hAnsiTheme="minorHAnsi"/>
          <w:sz w:val="22"/>
          <w:szCs w:val="22"/>
          <w:rPrChange w:id="94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l estatus de la institución de cara a las certificaciones NORTIC, como son las certificaciones obtenidas,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95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vencidas</w:t>
      </w:r>
      <w:r w:rsidRPr="00E976B5">
        <w:rPr>
          <w:rStyle w:val="normaltextrun"/>
          <w:rFonts w:asciiTheme="minorHAnsi" w:hAnsiTheme="minorHAnsi"/>
          <w:sz w:val="22"/>
          <w:szCs w:val="22"/>
          <w:rPrChange w:id="96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, o a vencer, nivel de avance en implementaciones de estándares NORTIC, requerimientos o necesidades para implementación y otros que se consideren de importancia por la máxima autoridad</w:t>
      </w:r>
      <w:ins w:id="97" w:author="Juan José Díaz" w:date="2019-06-18T15:14:00Z">
        <w:r w:rsidR="005558B6" w:rsidRPr="00E976B5">
          <w:rPr>
            <w:rStyle w:val="normaltextrun"/>
            <w:rFonts w:asciiTheme="minorHAnsi" w:hAnsiTheme="minorHAnsi"/>
            <w:sz w:val="22"/>
            <w:szCs w:val="22"/>
            <w:rPrChange w:id="98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.</w:t>
        </w:r>
      </w:ins>
      <w:r w:rsidRPr="00E976B5">
        <w:rPr>
          <w:rStyle w:val="eop"/>
          <w:rFonts w:asciiTheme="minorHAnsi" w:hAnsiTheme="minorHAnsi" w:cs="Segoe UI"/>
          <w:sz w:val="22"/>
          <w:szCs w:val="22"/>
          <w:rPrChange w:id="99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535DF77F" w14:textId="77777777" w:rsidR="00777788" w:rsidRPr="00E976B5" w:rsidRDefault="00777788" w:rsidP="00777788">
      <w:pPr>
        <w:pStyle w:val="paragraph"/>
        <w:numPr>
          <w:ilvl w:val="0"/>
          <w:numId w:val="4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00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01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Diseñar, consensuar y aprobar un plan de implementación de todos los estándares NORTIC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02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56ECA524" w14:textId="77777777" w:rsidR="00777788" w:rsidRPr="00E976B5" w:rsidRDefault="00777788" w:rsidP="00777788">
      <w:pPr>
        <w:pStyle w:val="paragraph"/>
        <w:numPr>
          <w:ilvl w:val="0"/>
          <w:numId w:val="5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03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04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Designar, con anuencia de la Dirección Nacional, las responsabilidades que sean necesarias para el logro de las metas trazadas en la planificación para la implementación de los estándares NORTIC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05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4F884665" w14:textId="77777777" w:rsidR="00777788" w:rsidRPr="00E976B5" w:rsidRDefault="00777788" w:rsidP="00777788">
      <w:pPr>
        <w:pStyle w:val="paragraph"/>
        <w:numPr>
          <w:ilvl w:val="0"/>
          <w:numId w:val="6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06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07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Realizar revisiones mensuales para examinar el avance sobre la planificación y realizar los ajustes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108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correspondientes</w:t>
      </w:r>
      <w:r w:rsidRPr="00E976B5">
        <w:rPr>
          <w:rStyle w:val="normaltextrun"/>
          <w:rFonts w:asciiTheme="minorHAnsi" w:hAnsiTheme="minorHAnsi"/>
          <w:sz w:val="22"/>
          <w:szCs w:val="22"/>
          <w:rPrChange w:id="109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para asegurar el logro de metas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10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3A01753F" w14:textId="77777777" w:rsidR="00777788" w:rsidRPr="00E976B5" w:rsidRDefault="00777788" w:rsidP="00777788">
      <w:pPr>
        <w:pStyle w:val="paragraph"/>
        <w:numPr>
          <w:ilvl w:val="0"/>
          <w:numId w:val="7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11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12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Monitorear el estado de las certificaciones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113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obtenida</w:t>
      </w:r>
      <w:r w:rsidR="00E154F2" w:rsidRPr="00E976B5">
        <w:rPr>
          <w:rStyle w:val="spellingerror"/>
          <w:rFonts w:asciiTheme="minorHAnsi" w:hAnsiTheme="minorHAnsi" w:cs="Segoe UI"/>
          <w:sz w:val="22"/>
          <w:szCs w:val="22"/>
          <w:rPrChange w:id="114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s</w:t>
      </w:r>
      <w:r w:rsidRPr="00E976B5">
        <w:rPr>
          <w:rStyle w:val="normaltextrun"/>
          <w:rFonts w:asciiTheme="minorHAnsi" w:hAnsiTheme="minorHAnsi"/>
          <w:sz w:val="22"/>
          <w:szCs w:val="22"/>
          <w:rPrChange w:id="115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y</w:t>
      </w:r>
      <w:r w:rsidR="00E154F2" w:rsidRPr="00E976B5">
        <w:rPr>
          <w:rStyle w:val="normaltextrun"/>
          <w:rFonts w:asciiTheme="minorHAnsi" w:hAnsiTheme="minorHAnsi"/>
          <w:sz w:val="22"/>
          <w:szCs w:val="22"/>
          <w:rPrChange w:id="116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,</w:t>
      </w:r>
      <w:r w:rsidRPr="00E976B5">
        <w:rPr>
          <w:rStyle w:val="normaltextrun"/>
          <w:rFonts w:asciiTheme="minorHAnsi" w:hAnsiTheme="minorHAnsi"/>
          <w:sz w:val="22"/>
          <w:szCs w:val="22"/>
          <w:rPrChange w:id="117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 xml:space="preserve"> asegurar el correcto cumplimiento de los estándares certificados.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18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64FBC295" w14:textId="77777777" w:rsidR="00777788" w:rsidRPr="00E976B5" w:rsidRDefault="00777788" w:rsidP="00777788">
      <w:pPr>
        <w:pStyle w:val="paragraph"/>
        <w:numPr>
          <w:ilvl w:val="0"/>
          <w:numId w:val="8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19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20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Gestionar las informaciones publicadas en el portal institucional y de trasparencia de la institución,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121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según</w:t>
      </w:r>
      <w:r w:rsidRPr="00E976B5">
        <w:rPr>
          <w:rStyle w:val="normaltextrun"/>
          <w:rFonts w:asciiTheme="minorHAnsi" w:hAnsiTheme="minorHAnsi"/>
          <w:sz w:val="22"/>
          <w:szCs w:val="22"/>
          <w:rPrChange w:id="122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, lo establecido en la NORTIC A2:2916 y la Ley 200-04 sobre el libre acceso a la información pública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23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2964C006" w14:textId="77777777" w:rsidR="00777788" w:rsidRPr="00E976B5" w:rsidRDefault="00777788" w:rsidP="00777788">
      <w:pPr>
        <w:pStyle w:val="paragraph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24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25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Velar porque se libere información pública en formatos reutilizables en el portal datos.gob.do, según, lo establecido en la </w:t>
      </w:r>
      <w:proofErr w:type="spellStart"/>
      <w:r w:rsidRPr="00E976B5">
        <w:rPr>
          <w:rStyle w:val="spellingerror"/>
          <w:rFonts w:asciiTheme="minorHAnsi" w:hAnsiTheme="minorHAnsi" w:cs="Segoe UI"/>
          <w:sz w:val="22"/>
          <w:szCs w:val="22"/>
          <w:rPrChange w:id="126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nortic</w:t>
      </w:r>
      <w:proofErr w:type="spellEnd"/>
      <w:r w:rsidRPr="00E976B5">
        <w:rPr>
          <w:rStyle w:val="normaltextrun"/>
          <w:rFonts w:asciiTheme="minorHAnsi" w:hAnsiTheme="minorHAnsi"/>
          <w:sz w:val="22"/>
          <w:szCs w:val="22"/>
          <w:rPrChange w:id="127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A3:2016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28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19275D41" w14:textId="77777777" w:rsidR="00777788" w:rsidRPr="00E976B5" w:rsidRDefault="00777788" w:rsidP="00777788">
      <w:pPr>
        <w:pStyle w:val="paragraph"/>
        <w:numPr>
          <w:ilvl w:val="0"/>
          <w:numId w:val="10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29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30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Asegurar que el Manejo de los medios sociales del organismo se esté llevando de acuerdo al Plan de Medios Sociales y que se estén realizando las publicaciones solicitadas o planificadas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31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16314D80" w14:textId="77777777" w:rsidR="00777788" w:rsidRPr="00E976B5" w:rsidRDefault="00777788" w:rsidP="00777788">
      <w:pPr>
        <w:pStyle w:val="paragraph"/>
        <w:numPr>
          <w:ilvl w:val="0"/>
          <w:numId w:val="11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="Segoe UI"/>
          <w:sz w:val="22"/>
          <w:szCs w:val="22"/>
          <w:rPrChange w:id="132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33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Velar porque se publiquen los códigos fuente de software desarrollados internamente en el Repositorio de Software del Estado Dominicano, en cumplimiento de la NORTIC A6:2016</w:t>
      </w:r>
      <w:r w:rsidRPr="00E976B5">
        <w:rPr>
          <w:rStyle w:val="eop"/>
          <w:rFonts w:asciiTheme="minorHAnsi" w:hAnsiTheme="minorHAnsi" w:cs="Segoe UI"/>
          <w:sz w:val="22"/>
          <w:szCs w:val="22"/>
          <w:rPrChange w:id="134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46B84038" w14:textId="77777777" w:rsidR="002B1E14" w:rsidRPr="00E976B5" w:rsidRDefault="00777788" w:rsidP="00777788">
      <w:pPr>
        <w:pStyle w:val="paragraph"/>
        <w:numPr>
          <w:ilvl w:val="0"/>
          <w:numId w:val="12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ins w:id="135" w:author="Juan José Díaz" w:date="2019-06-18T15:21:00Z"/>
          <w:rStyle w:val="normaltextrun"/>
          <w:rFonts w:asciiTheme="minorHAnsi" w:hAnsiTheme="minorHAnsi" w:cs="Segoe UI"/>
          <w:sz w:val="22"/>
          <w:szCs w:val="22"/>
          <w:rPrChange w:id="136" w:author="Juan José Díaz" w:date="2019-06-18T15:30:00Z">
            <w:rPr>
              <w:ins w:id="137" w:author="Juan José Díaz" w:date="2019-06-18T15:21:00Z"/>
              <w:rStyle w:val="normaltextrun"/>
              <w:rFonts w:ascii="Calibri" w:hAnsi="Calibr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sz w:val="22"/>
          <w:szCs w:val="22"/>
          <w:rPrChange w:id="138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Concientizar al personal sobre la importancia de la implementación de los </w:t>
      </w:r>
      <w:r w:rsidRPr="00E976B5">
        <w:rPr>
          <w:rStyle w:val="spellingerror"/>
          <w:rFonts w:asciiTheme="minorHAnsi" w:hAnsiTheme="minorHAnsi" w:cs="Segoe UI"/>
          <w:sz w:val="22"/>
          <w:szCs w:val="22"/>
          <w:rPrChange w:id="139" w:author="Juan José Díaz" w:date="2019-06-18T15:30:00Z">
            <w:rPr>
              <w:rStyle w:val="spellingerror"/>
              <w:rFonts w:ascii="Calibri" w:hAnsi="Calibri" w:cs="Segoe UI"/>
              <w:sz w:val="22"/>
              <w:szCs w:val="22"/>
            </w:rPr>
          </w:rPrChange>
        </w:rPr>
        <w:t>estándares</w:t>
      </w:r>
      <w:r w:rsidRPr="00E976B5">
        <w:rPr>
          <w:rStyle w:val="normaltextrun"/>
          <w:rFonts w:asciiTheme="minorHAnsi" w:hAnsiTheme="minorHAnsi"/>
          <w:sz w:val="22"/>
          <w:szCs w:val="22"/>
          <w:rPrChange w:id="140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NORTIC</w:t>
      </w:r>
      <w:del w:id="141" w:author="Juan José Díaz" w:date="2019-06-18T15:19:00Z">
        <w:r w:rsidRPr="00E976B5" w:rsidDel="002D657A">
          <w:rPr>
            <w:rStyle w:val="normaltextrun"/>
            <w:rFonts w:asciiTheme="minorHAnsi" w:hAnsiTheme="minorHAnsi"/>
            <w:sz w:val="22"/>
            <w:szCs w:val="22"/>
            <w:rPrChange w:id="142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delText>]</w:delText>
        </w:r>
      </w:del>
      <w:r w:rsidRPr="00E976B5">
        <w:rPr>
          <w:rStyle w:val="normaltextrun"/>
          <w:rFonts w:asciiTheme="minorHAnsi" w:hAnsiTheme="minorHAnsi"/>
          <w:sz w:val="22"/>
          <w:szCs w:val="22"/>
          <w:rPrChange w:id="143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.</w:t>
      </w:r>
    </w:p>
    <w:p w14:paraId="7C76D487" w14:textId="7D2DE022" w:rsidR="00777788" w:rsidRPr="00E976B5" w:rsidRDefault="00D53AE8" w:rsidP="00777788">
      <w:pPr>
        <w:pStyle w:val="paragraph"/>
        <w:numPr>
          <w:ilvl w:val="0"/>
          <w:numId w:val="12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jc w:val="both"/>
        <w:textAlignment w:val="baseline"/>
        <w:rPr>
          <w:ins w:id="144" w:author="Juan José Díaz" w:date="2019-06-18T15:21:00Z"/>
          <w:rStyle w:val="eop"/>
          <w:rFonts w:asciiTheme="minorHAnsi" w:hAnsiTheme="minorHAnsi" w:cs="Segoe UI"/>
          <w:sz w:val="22"/>
          <w:szCs w:val="22"/>
          <w:rPrChange w:id="145" w:author="Juan José Díaz" w:date="2019-06-18T15:30:00Z">
            <w:rPr>
              <w:ins w:id="146" w:author="Juan José Díaz" w:date="2019-06-18T15:21:00Z"/>
              <w:rStyle w:val="eop"/>
              <w:rFonts w:ascii="Calibri" w:hAnsi="Calibri" w:cs="Segoe UI"/>
              <w:sz w:val="22"/>
              <w:szCs w:val="22"/>
            </w:rPr>
          </w:rPrChange>
        </w:rPr>
      </w:pPr>
      <w:ins w:id="147" w:author="Juan José Díaz" w:date="2019-06-18T15:22:00Z">
        <w:r w:rsidRPr="00E976B5">
          <w:rPr>
            <w:rStyle w:val="normaltextrun"/>
            <w:rFonts w:asciiTheme="minorHAnsi" w:hAnsiTheme="minorHAnsi"/>
            <w:sz w:val="22"/>
            <w:szCs w:val="22"/>
            <w:rPrChange w:id="148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 xml:space="preserve">Someter Avances del </w:t>
        </w:r>
        <w:proofErr w:type="spellStart"/>
        <w:r w:rsidRPr="00E976B5">
          <w:rPr>
            <w:rStyle w:val="normaltextrun"/>
            <w:rFonts w:asciiTheme="minorHAnsi" w:hAnsiTheme="minorHAnsi"/>
            <w:sz w:val="22"/>
            <w:szCs w:val="22"/>
            <w:rPrChange w:id="149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ITICge</w:t>
        </w:r>
        <w:proofErr w:type="spellEnd"/>
        <w:r w:rsidRPr="00E976B5">
          <w:rPr>
            <w:rStyle w:val="normaltextrun"/>
            <w:rFonts w:asciiTheme="minorHAnsi" w:hAnsiTheme="minorHAnsi"/>
            <w:sz w:val="22"/>
            <w:szCs w:val="22"/>
            <w:rPrChange w:id="150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 xml:space="preserve"> </w:t>
        </w:r>
      </w:ins>
      <w:ins w:id="151" w:author="Juan José Díaz" w:date="2019-06-18T15:23:00Z">
        <w:r w:rsidRPr="00E976B5">
          <w:rPr>
            <w:rStyle w:val="normaltextrun"/>
            <w:rFonts w:asciiTheme="minorHAnsi" w:hAnsiTheme="minorHAnsi"/>
            <w:sz w:val="22"/>
            <w:szCs w:val="22"/>
            <w:rPrChange w:id="152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y tra</w:t>
        </w:r>
        <w:r w:rsidR="00F8153F" w:rsidRPr="00E976B5">
          <w:rPr>
            <w:rStyle w:val="normaltextrun"/>
            <w:rFonts w:asciiTheme="minorHAnsi" w:hAnsiTheme="minorHAnsi"/>
            <w:sz w:val="22"/>
            <w:szCs w:val="22"/>
            <w:rPrChange w:id="153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nsparencia</w:t>
        </w:r>
      </w:ins>
      <w:ins w:id="154" w:author="Juan José Díaz" w:date="2019-06-18T15:25:00Z">
        <w:r w:rsidR="00220B84" w:rsidRPr="00E976B5">
          <w:rPr>
            <w:rStyle w:val="normaltextrun"/>
            <w:rFonts w:asciiTheme="minorHAnsi" w:hAnsiTheme="minorHAnsi"/>
            <w:sz w:val="22"/>
            <w:szCs w:val="22"/>
            <w:rPrChange w:id="155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 xml:space="preserve"> gubernamental</w:t>
        </w:r>
      </w:ins>
      <w:ins w:id="156" w:author="Juan José Díaz" w:date="2019-06-18T15:23:00Z">
        <w:r w:rsidR="00F8153F" w:rsidRPr="00E976B5">
          <w:rPr>
            <w:rStyle w:val="normaltextrun"/>
            <w:rFonts w:asciiTheme="minorHAnsi" w:hAnsiTheme="minorHAnsi"/>
            <w:sz w:val="22"/>
            <w:szCs w:val="22"/>
            <w:rPrChange w:id="157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, así como su seguimiento y monitoreo constante</w:t>
        </w:r>
      </w:ins>
      <w:ins w:id="158" w:author="Juan José Díaz" w:date="2019-06-18T15:25:00Z">
        <w:r w:rsidR="00220B84" w:rsidRPr="00E976B5">
          <w:rPr>
            <w:rStyle w:val="normaltextrun"/>
            <w:rFonts w:asciiTheme="minorHAnsi" w:hAnsiTheme="minorHAnsi"/>
            <w:sz w:val="22"/>
            <w:szCs w:val="22"/>
            <w:rPrChange w:id="159" w:author="Juan José Díaz" w:date="2019-06-18T15:30:00Z">
              <w:rPr>
                <w:rStyle w:val="normaltextrun"/>
                <w:rFonts w:ascii="Calibri" w:hAnsi="Calibri"/>
                <w:sz w:val="22"/>
                <w:szCs w:val="22"/>
              </w:rPr>
            </w:rPrChange>
          </w:rPr>
          <w:t>.</w:t>
        </w:r>
      </w:ins>
      <w:r w:rsidR="00777788" w:rsidRPr="00E976B5">
        <w:rPr>
          <w:rStyle w:val="eop"/>
          <w:rFonts w:asciiTheme="minorHAnsi" w:hAnsiTheme="minorHAnsi" w:cs="Segoe UI"/>
          <w:sz w:val="22"/>
          <w:szCs w:val="22"/>
          <w:rPrChange w:id="160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t> </w:t>
      </w:r>
    </w:p>
    <w:p w14:paraId="5994D00E" w14:textId="6D9DACFA" w:rsidR="00AC13C0" w:rsidRPr="00E976B5" w:rsidRDefault="00AC13C0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sz w:val="22"/>
          <w:szCs w:val="22"/>
          <w:rPrChange w:id="161" w:author="Juan José Díaz" w:date="2019-06-18T15:30:00Z">
            <w:rPr>
              <w:rFonts w:ascii="Calibri" w:hAnsi="Calibri" w:cs="Segoe UI"/>
              <w:sz w:val="22"/>
              <w:szCs w:val="22"/>
            </w:rPr>
          </w:rPrChange>
        </w:rPr>
        <w:pPrChange w:id="162" w:author="Juan José Díaz" w:date="2019-06-18T15:21:00Z">
          <w:pPr>
            <w:pStyle w:val="paragraph"/>
            <w:numPr>
              <w:numId w:val="12"/>
            </w:numPr>
            <w:tabs>
              <w:tab w:val="num" w:pos="426"/>
              <w:tab w:val="num" w:pos="720"/>
            </w:tabs>
            <w:spacing w:before="0" w:beforeAutospacing="0" w:after="0" w:afterAutospacing="0"/>
            <w:ind w:left="720" w:hanging="360"/>
            <w:jc w:val="both"/>
            <w:textAlignment w:val="baseline"/>
          </w:pPr>
        </w:pPrChange>
      </w:pPr>
    </w:p>
    <w:p w14:paraId="75C4459C" w14:textId="77777777" w:rsidR="00777788" w:rsidRPr="00E976B5" w:rsidRDefault="00777788" w:rsidP="0077778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/>
          <w:b/>
          <w:bCs/>
          <w:sz w:val="22"/>
          <w:szCs w:val="22"/>
          <w:rPrChange w:id="163" w:author="Juan José Díaz" w:date="2019-06-18T15:30:00Z">
            <w:rPr>
              <w:rStyle w:val="normaltextrun"/>
              <w:rFonts w:ascii="Calibri" w:hAnsi="Calibri"/>
              <w:b/>
              <w:bCs/>
              <w:sz w:val="22"/>
              <w:szCs w:val="22"/>
            </w:rPr>
          </w:rPrChange>
        </w:rPr>
      </w:pPr>
    </w:p>
    <w:p w14:paraId="05AF7A92" w14:textId="386BC34A" w:rsidR="00777788" w:rsidRPr="00E976B5" w:rsidDel="007951FE" w:rsidRDefault="00777788" w:rsidP="00777788">
      <w:pPr>
        <w:pStyle w:val="paragraph"/>
        <w:spacing w:before="0" w:beforeAutospacing="0" w:after="0" w:afterAutospacing="0"/>
        <w:jc w:val="both"/>
        <w:textAlignment w:val="baseline"/>
        <w:rPr>
          <w:del w:id="164" w:author="Juan José Díaz" w:date="2019-06-18T15:26:00Z"/>
          <w:rStyle w:val="eop"/>
          <w:rFonts w:asciiTheme="minorHAnsi" w:hAnsiTheme="minorHAnsi" w:cs="Segoe UI"/>
          <w:sz w:val="22"/>
          <w:szCs w:val="22"/>
          <w:rPrChange w:id="165" w:author="Juan José Díaz" w:date="2019-06-18T15:30:00Z">
            <w:rPr>
              <w:del w:id="166" w:author="Juan José Díaz" w:date="2019-06-18T15:26:00Z"/>
              <w:rStyle w:val="eop"/>
              <w:rFonts w:ascii="Calibri" w:hAnsi="Calibri" w:cs="Segoe UI"/>
              <w:sz w:val="22"/>
              <w:szCs w:val="22"/>
            </w:rPr>
          </w:rPrChange>
        </w:rPr>
      </w:pPr>
      <w:r w:rsidRPr="00E976B5">
        <w:rPr>
          <w:rStyle w:val="normaltextrun"/>
          <w:rFonts w:asciiTheme="minorHAnsi" w:hAnsiTheme="minorHAnsi"/>
          <w:b/>
          <w:bCs/>
          <w:rPrChange w:id="167" w:author="Juan José Díaz" w:date="2019-06-18T15:30:00Z">
            <w:rPr>
              <w:rStyle w:val="normaltextrun"/>
              <w:rFonts w:ascii="Calibri" w:hAnsi="Calibri"/>
              <w:b/>
              <w:bCs/>
            </w:rPr>
          </w:rPrChange>
        </w:rPr>
        <w:t>Artículo Cuarto:</w:t>
      </w:r>
      <w:r w:rsidRPr="00E976B5">
        <w:rPr>
          <w:rStyle w:val="normaltextrun"/>
          <w:rFonts w:asciiTheme="minorHAnsi" w:hAnsiTheme="minorHAnsi"/>
          <w:rPrChange w:id="168" w:author="Juan José Díaz" w:date="2019-06-18T15:30:00Z">
            <w:rPr>
              <w:rStyle w:val="normaltextrun"/>
              <w:rFonts w:ascii="Calibri" w:hAnsi="Calibri"/>
            </w:rPr>
          </w:rPrChange>
        </w:rPr>
        <w:t> </w:t>
      </w:r>
      <w:ins w:id="169" w:author="Juan José Díaz" w:date="2019-06-18T15:26:00Z">
        <w:r w:rsidR="004E530D" w:rsidRPr="00E976B5" w:rsidDel="004E530D">
          <w:rPr>
            <w:rStyle w:val="normaltextrun"/>
            <w:rFonts w:asciiTheme="minorHAnsi" w:hAnsiTheme="minorHAnsi"/>
            <w:rPrChange w:id="170" w:author="Juan José Díaz" w:date="2019-06-18T15:30:00Z">
              <w:rPr>
                <w:rStyle w:val="normaltextrun"/>
                <w:rFonts w:ascii="Calibri" w:hAnsi="Calibri"/>
              </w:rPr>
            </w:rPrChange>
          </w:rPr>
          <w:t xml:space="preserve"> </w:t>
        </w:r>
      </w:ins>
      <w:ins w:id="171" w:author="Juan José Díaz" w:date="2019-06-18T15:27:00Z">
        <w:r w:rsidR="007951FE" w:rsidRPr="00E976B5">
          <w:rPr>
            <w:rStyle w:val="normaltextrun"/>
            <w:rFonts w:asciiTheme="minorHAnsi" w:hAnsiTheme="minorHAnsi"/>
            <w:rPrChange w:id="172" w:author="Juan José Díaz" w:date="2019-06-18T15:30:00Z">
              <w:rPr>
                <w:rStyle w:val="normaltextrun"/>
                <w:rFonts w:ascii="Calibri" w:hAnsi="Calibri"/>
              </w:rPr>
            </w:rPrChange>
          </w:rPr>
          <w:t>Las Atribuciones Generales del Comité Administrador de Medios Web (CAMWEB) serán las </w:t>
        </w:r>
        <w:r w:rsidR="007951FE" w:rsidRPr="00E976B5">
          <w:rPr>
            <w:rStyle w:val="spellingerror"/>
            <w:rFonts w:asciiTheme="minorHAnsi" w:hAnsiTheme="minorHAnsi" w:cs="Segoe UI"/>
            <w:rPrChange w:id="173" w:author="Juan José Díaz" w:date="2019-06-18T15:30:00Z">
              <w:rPr>
                <w:rStyle w:val="spellingerror"/>
                <w:rFonts w:ascii="Calibri" w:hAnsi="Calibri" w:cs="Segoe UI"/>
              </w:rPr>
            </w:rPrChange>
          </w:rPr>
          <w:t>siguientes</w:t>
        </w:r>
        <w:r w:rsidR="007951FE" w:rsidRPr="00E976B5">
          <w:rPr>
            <w:rStyle w:val="normaltextrun"/>
            <w:rFonts w:asciiTheme="minorHAnsi" w:hAnsiTheme="minorHAnsi"/>
            <w:rPrChange w:id="174" w:author="Juan José Díaz" w:date="2019-06-18T15:30:00Z">
              <w:rPr>
                <w:rStyle w:val="normaltextrun"/>
                <w:rFonts w:ascii="Calibri" w:hAnsi="Calibri"/>
              </w:rPr>
            </w:rPrChange>
          </w:rPr>
          <w:t>:</w:t>
        </w:r>
        <w:r w:rsidR="007951FE" w:rsidRPr="00E976B5">
          <w:rPr>
            <w:rStyle w:val="eop"/>
            <w:rFonts w:asciiTheme="minorHAnsi" w:hAnsiTheme="minorHAnsi" w:cs="Segoe UI"/>
            <w:rPrChange w:id="175" w:author="Juan José Díaz" w:date="2019-06-18T15:30:00Z">
              <w:rPr>
                <w:rStyle w:val="eop"/>
                <w:rFonts w:ascii="Calibri" w:hAnsi="Calibri" w:cs="Segoe UI"/>
              </w:rPr>
            </w:rPrChange>
          </w:rPr>
          <w:t> </w:t>
        </w:r>
      </w:ins>
      <w:del w:id="176" w:author="Juan José Díaz" w:date="2019-06-18T15:26:00Z">
        <w:r w:rsidRPr="00E976B5" w:rsidDel="004E530D">
          <w:rPr>
            <w:rStyle w:val="normaltextrun"/>
            <w:rFonts w:asciiTheme="minorHAnsi" w:hAnsiTheme="minorHAnsi"/>
            <w:rPrChange w:id="177" w:author="Juan José Díaz" w:date="2019-06-18T15:30:00Z">
              <w:rPr>
                <w:rStyle w:val="normaltextrun"/>
                <w:rFonts w:ascii="Calibri" w:hAnsi="Calibri"/>
              </w:rPr>
            </w:rPrChange>
          </w:rPr>
          <w:delText>El comité administrador tendrá en su área un listado, en lugar visible conteni</w:delText>
        </w:r>
        <w:r w:rsidR="00E154F2" w:rsidRPr="00E976B5" w:rsidDel="004E530D">
          <w:rPr>
            <w:rStyle w:val="normaltextrun"/>
            <w:rFonts w:asciiTheme="minorHAnsi" w:hAnsiTheme="minorHAnsi"/>
            <w:rPrChange w:id="178" w:author="Juan José Díaz" w:date="2019-06-18T15:30:00Z">
              <w:rPr>
                <w:rStyle w:val="normaltextrun"/>
                <w:rFonts w:ascii="Calibri" w:hAnsi="Calibri"/>
              </w:rPr>
            </w:rPrChange>
          </w:rPr>
          <w:delText>en</w:delText>
        </w:r>
        <w:r w:rsidRPr="00E976B5" w:rsidDel="004E530D">
          <w:rPr>
            <w:rStyle w:val="normaltextrun"/>
            <w:rFonts w:asciiTheme="minorHAnsi" w:hAnsiTheme="minorHAnsi"/>
            <w:rPrChange w:id="179" w:author="Juan José Díaz" w:date="2019-06-18T15:30:00Z">
              <w:rPr>
                <w:rStyle w:val="normaltextrun"/>
                <w:rFonts w:ascii="Calibri" w:hAnsi="Calibri"/>
              </w:rPr>
            </w:rPrChange>
          </w:rPr>
          <w:delText>do detalladamente las atribuciones del Comité.</w:delText>
        </w:r>
      </w:del>
    </w:p>
    <w:p w14:paraId="192FBD89" w14:textId="5786E777" w:rsidR="007951FE" w:rsidRPr="00E976B5" w:rsidRDefault="007951FE" w:rsidP="00777788">
      <w:pPr>
        <w:pStyle w:val="paragraph"/>
        <w:spacing w:before="0" w:beforeAutospacing="0" w:after="0" w:afterAutospacing="0"/>
        <w:jc w:val="both"/>
        <w:textAlignment w:val="baseline"/>
        <w:rPr>
          <w:ins w:id="180" w:author="Juan José Díaz" w:date="2019-06-18T15:27:00Z"/>
          <w:rStyle w:val="eop"/>
          <w:rFonts w:asciiTheme="minorHAnsi" w:hAnsiTheme="minorHAnsi" w:cs="Segoe UI"/>
          <w:sz w:val="22"/>
          <w:szCs w:val="22"/>
          <w:rPrChange w:id="181" w:author="Juan José Díaz" w:date="2019-06-18T15:30:00Z">
            <w:rPr>
              <w:ins w:id="182" w:author="Juan José Díaz" w:date="2019-06-18T15:27:00Z"/>
              <w:rStyle w:val="eop"/>
              <w:rFonts w:ascii="Calibri" w:eastAsiaTheme="minorHAnsi" w:hAnsi="Calibri" w:cs="Segoe UI"/>
              <w:sz w:val="22"/>
              <w:szCs w:val="22"/>
              <w:lang w:eastAsia="en-US"/>
            </w:rPr>
          </w:rPrChange>
        </w:rPr>
      </w:pPr>
    </w:p>
    <w:p w14:paraId="04BD570E" w14:textId="491BA50C" w:rsidR="00D461A0" w:rsidRPr="00E976B5" w:rsidRDefault="00BA4095" w:rsidP="00D461A0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ins w:id="183" w:author="Juan José Díaz" w:date="2019-06-18T15:29:00Z"/>
          <w:rFonts w:asciiTheme="minorHAnsi" w:hAnsiTheme="minorHAnsi"/>
          <w:sz w:val="22"/>
          <w:szCs w:val="22"/>
          <w:rPrChange w:id="184" w:author="Juan José Díaz" w:date="2019-06-18T15:30:00Z">
            <w:rPr>
              <w:ins w:id="185" w:author="Juan José Díaz" w:date="2019-06-18T15:29:00Z"/>
              <w:rFonts w:asciiTheme="minorHAnsi" w:hAnsiTheme="minorHAnsi"/>
            </w:rPr>
          </w:rPrChange>
        </w:rPr>
      </w:pPr>
      <w:ins w:id="186" w:author="Juan José Díaz" w:date="2019-06-18T15:29:00Z">
        <w:r w:rsidRPr="00E976B5">
          <w:rPr>
            <w:rFonts w:asciiTheme="minorHAnsi" w:hAnsiTheme="minorHAnsi"/>
            <w:sz w:val="22"/>
            <w:szCs w:val="22"/>
            <w:rPrChange w:id="187" w:author="Juan José Díaz" w:date="2019-06-18T15:30:00Z">
              <w:rPr/>
            </w:rPrChange>
          </w:rPr>
          <w:t>Convocar a reuniones del CAMWEB, tanto a miembros como a no miembros del mismo, para tratar temas que impacten a cualquiera de las responsabilidades establecidas del comité</w:t>
        </w:r>
      </w:ins>
    </w:p>
    <w:p w14:paraId="44978B6F" w14:textId="3E8D0D6C" w:rsidR="00BA4095" w:rsidRPr="00E976B5" w:rsidRDefault="00AF349A" w:rsidP="00D461A0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ins w:id="188" w:author="Juan José Díaz" w:date="2019-06-18T15:30:00Z"/>
          <w:rFonts w:asciiTheme="minorHAnsi" w:hAnsiTheme="minorHAnsi"/>
          <w:sz w:val="22"/>
          <w:szCs w:val="22"/>
          <w:rPrChange w:id="189" w:author="Juan José Díaz" w:date="2019-06-18T15:30:00Z">
            <w:rPr>
              <w:ins w:id="190" w:author="Juan José Díaz" w:date="2019-06-18T15:30:00Z"/>
              <w:rFonts w:asciiTheme="minorHAnsi" w:hAnsiTheme="minorHAnsi"/>
            </w:rPr>
          </w:rPrChange>
        </w:rPr>
      </w:pPr>
      <w:ins w:id="191" w:author="Juan José Díaz" w:date="2019-06-18T15:29:00Z">
        <w:r w:rsidRPr="00E976B5">
          <w:rPr>
            <w:rFonts w:asciiTheme="minorHAnsi" w:hAnsiTheme="minorHAnsi"/>
            <w:sz w:val="22"/>
            <w:szCs w:val="22"/>
            <w:rPrChange w:id="192" w:author="Juan José Díaz" w:date="2019-06-18T15:30:00Z">
              <w:rPr/>
            </w:rPrChange>
          </w:rPr>
          <w:t>Asignar responsabilidades, a cualquiera de sus miembros y personal dependiente de esas áreas, con la finalidad de cumplir las responsabilidades del comité.</w:t>
        </w:r>
      </w:ins>
    </w:p>
    <w:p w14:paraId="4448B4BC" w14:textId="4C7897B3" w:rsidR="00AF349A" w:rsidRPr="00E976B5" w:rsidRDefault="004D274B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ins w:id="193" w:author="Juan José Díaz" w:date="2019-06-18T15:27:00Z"/>
          <w:rStyle w:val="normaltextrun"/>
          <w:rFonts w:asciiTheme="minorHAnsi" w:hAnsiTheme="minorHAnsi"/>
          <w:sz w:val="22"/>
          <w:szCs w:val="22"/>
          <w:rPrChange w:id="194" w:author="Juan José Díaz" w:date="2019-06-18T15:30:00Z">
            <w:rPr>
              <w:ins w:id="195" w:author="Juan José Díaz" w:date="2019-06-18T15:27:00Z"/>
              <w:rStyle w:val="normaltextrun"/>
              <w:rFonts w:ascii="Calibri" w:hAnsi="Calibri"/>
              <w:sz w:val="22"/>
              <w:szCs w:val="22"/>
            </w:rPr>
          </w:rPrChange>
        </w:rPr>
        <w:pPrChange w:id="196" w:author="Juan José Díaz" w:date="2019-06-18T15:28:00Z">
          <w:pPr>
            <w:pStyle w:val="paragraph"/>
            <w:spacing w:before="0" w:beforeAutospacing="0" w:after="0" w:afterAutospacing="0"/>
            <w:jc w:val="both"/>
            <w:textAlignment w:val="baseline"/>
          </w:pPr>
        </w:pPrChange>
      </w:pPr>
      <w:ins w:id="197" w:author="Juan José Díaz" w:date="2019-06-18T15:30:00Z">
        <w:r w:rsidRPr="00E976B5">
          <w:rPr>
            <w:rFonts w:asciiTheme="minorHAnsi" w:hAnsiTheme="minorHAnsi"/>
            <w:sz w:val="22"/>
            <w:szCs w:val="22"/>
            <w:rPrChange w:id="198" w:author="Juan José Díaz" w:date="2019-06-18T15:30:00Z">
              <w:rPr/>
            </w:rPrChange>
          </w:rPr>
          <w:t xml:space="preserve">Escalar a la máxima autoridad, situaciones que pudieran afectar el cumplimiento de las responsabilidades del comité, que no puedan ser resueltas en reuniones ordinarias del comité; Esto incluye situaciones entre miembros del comité y/o situaciones entre el comité y áreas que no formen parte </w:t>
        </w:r>
      </w:ins>
      <w:ins w:id="199" w:author="Juan José Díaz" w:date="2019-06-18T15:40:00Z">
        <w:r w:rsidR="00C069B0" w:rsidRPr="00E976B5">
          <w:rPr>
            <w:rFonts w:asciiTheme="minorHAnsi" w:hAnsiTheme="minorHAnsi"/>
            <w:sz w:val="22"/>
            <w:szCs w:val="22"/>
          </w:rPr>
          <w:t>de este</w:t>
        </w:r>
      </w:ins>
      <w:ins w:id="200" w:author="Juan José Díaz" w:date="2019-06-18T15:30:00Z">
        <w:r w:rsidR="00E976B5">
          <w:rPr>
            <w:rFonts w:asciiTheme="minorHAnsi" w:hAnsiTheme="minorHAnsi"/>
            <w:sz w:val="22"/>
            <w:szCs w:val="22"/>
          </w:rPr>
          <w:t>.</w:t>
        </w:r>
      </w:ins>
    </w:p>
    <w:p w14:paraId="37FDE11F" w14:textId="77777777" w:rsidR="00F835AD" w:rsidRPr="00E976B5" w:rsidRDefault="00F835AD" w:rsidP="0077778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/>
          <w:b/>
          <w:bCs/>
          <w:sz w:val="22"/>
          <w:szCs w:val="22"/>
          <w:rPrChange w:id="201" w:author="Juan José Díaz" w:date="2019-06-18T15:30:00Z">
            <w:rPr>
              <w:rStyle w:val="normaltextrun"/>
              <w:rFonts w:ascii="Calibri" w:hAnsi="Calibri"/>
              <w:b/>
              <w:bCs/>
              <w:sz w:val="22"/>
              <w:szCs w:val="22"/>
            </w:rPr>
          </w:rPrChange>
        </w:rPr>
      </w:pPr>
    </w:p>
    <w:p w14:paraId="2B353D1E" w14:textId="646EE278" w:rsidR="000D7811" w:rsidRDefault="00777788" w:rsidP="000D7811">
      <w:pPr>
        <w:pStyle w:val="paragraph"/>
        <w:spacing w:before="0" w:beforeAutospacing="0" w:after="0" w:afterAutospacing="0"/>
        <w:jc w:val="both"/>
        <w:textAlignment w:val="baseline"/>
        <w:rPr>
          <w:ins w:id="202" w:author="Juan José Díaz" w:date="2019-06-18T15:32:00Z"/>
          <w:rStyle w:val="eop"/>
          <w:rFonts w:asciiTheme="minorHAnsi" w:hAnsiTheme="minorHAnsi" w:cs="Segoe UI"/>
          <w:sz w:val="22"/>
          <w:szCs w:val="22"/>
        </w:rPr>
      </w:pPr>
      <w:r w:rsidRPr="00E976B5">
        <w:rPr>
          <w:rStyle w:val="normaltextrun"/>
          <w:rFonts w:asciiTheme="minorHAnsi" w:hAnsiTheme="minorHAnsi"/>
          <w:b/>
          <w:bCs/>
          <w:sz w:val="22"/>
          <w:szCs w:val="22"/>
          <w:rPrChange w:id="203" w:author="Juan José Díaz" w:date="2019-06-18T15:30:00Z">
            <w:rPr>
              <w:rStyle w:val="normaltextrun"/>
              <w:rFonts w:ascii="Calibri" w:hAnsi="Calibri"/>
              <w:b/>
              <w:bCs/>
              <w:sz w:val="22"/>
              <w:szCs w:val="22"/>
            </w:rPr>
          </w:rPrChange>
        </w:rPr>
        <w:t>Artículo Quinto:</w:t>
      </w:r>
      <w:r w:rsidRPr="00E976B5">
        <w:rPr>
          <w:rStyle w:val="normaltextrun"/>
          <w:rFonts w:asciiTheme="minorHAnsi" w:hAnsiTheme="minorHAnsi"/>
          <w:sz w:val="22"/>
          <w:szCs w:val="22"/>
          <w:rPrChange w:id="204" w:author="Juan José Díaz" w:date="2019-06-18T15:30:00Z">
            <w:rPr>
              <w:rStyle w:val="normaltextrun"/>
              <w:rFonts w:ascii="Calibri" w:hAnsi="Calibri"/>
              <w:sz w:val="22"/>
              <w:szCs w:val="22"/>
            </w:rPr>
          </w:rPrChange>
        </w:rPr>
        <w:t> </w:t>
      </w:r>
      <w:ins w:id="205" w:author="Juan José Díaz" w:date="2019-06-18T15:31:00Z">
        <w:r w:rsidR="00882ED9" w:rsidRPr="00E976B5" w:rsidDel="00882ED9">
          <w:rPr>
            <w:rStyle w:val="normaltextrun"/>
            <w:rFonts w:asciiTheme="minorHAnsi" w:hAnsiTheme="minorHAnsi"/>
            <w:sz w:val="22"/>
            <w:szCs w:val="22"/>
          </w:rPr>
          <w:t xml:space="preserve"> </w:t>
        </w:r>
      </w:ins>
      <w:ins w:id="206" w:author="Juan José Díaz" w:date="2019-06-18T15:32:00Z">
        <w:r w:rsidR="00882ED9">
          <w:rPr>
            <w:rStyle w:val="normaltextrun"/>
            <w:rFonts w:asciiTheme="minorHAnsi" w:hAnsiTheme="minorHAnsi"/>
            <w:sz w:val="22"/>
            <w:szCs w:val="22"/>
          </w:rPr>
          <w:t xml:space="preserve">Relación </w:t>
        </w:r>
        <w:r w:rsidR="000D7811">
          <w:rPr>
            <w:rStyle w:val="normaltextrun"/>
            <w:rFonts w:asciiTheme="minorHAnsi" w:hAnsiTheme="minorHAnsi"/>
            <w:sz w:val="22"/>
            <w:szCs w:val="22"/>
          </w:rPr>
          <w:t xml:space="preserve">del </w:t>
        </w:r>
        <w:r w:rsidR="000D7811" w:rsidRPr="00197A49">
          <w:rPr>
            <w:rStyle w:val="normaltextrun"/>
            <w:rFonts w:asciiTheme="minorHAnsi" w:hAnsiTheme="minorHAnsi"/>
            <w:sz w:val="22"/>
            <w:szCs w:val="22"/>
          </w:rPr>
          <w:t>Comité Administrador de Medios Web (CAMWEB) </w:t>
        </w:r>
        <w:r w:rsidR="000D7811">
          <w:rPr>
            <w:rStyle w:val="normaltextrun"/>
            <w:rFonts w:asciiTheme="minorHAnsi" w:hAnsiTheme="minorHAnsi"/>
            <w:sz w:val="22"/>
            <w:szCs w:val="22"/>
          </w:rPr>
          <w:t>con la máxima autoridad</w:t>
        </w:r>
        <w:r w:rsidR="000D7811" w:rsidRPr="00197A49">
          <w:rPr>
            <w:rStyle w:val="normaltextrun"/>
            <w:rFonts w:asciiTheme="minorHAnsi" w:hAnsiTheme="minorHAnsi"/>
            <w:sz w:val="22"/>
            <w:szCs w:val="22"/>
          </w:rPr>
          <w:t>:</w:t>
        </w:r>
        <w:r w:rsidR="000D7811" w:rsidRPr="00197A49">
          <w:rPr>
            <w:rStyle w:val="eop"/>
            <w:rFonts w:asciiTheme="minorHAnsi" w:hAnsiTheme="minorHAnsi" w:cs="Segoe UI"/>
            <w:sz w:val="22"/>
            <w:szCs w:val="22"/>
          </w:rPr>
          <w:t> </w:t>
        </w:r>
      </w:ins>
    </w:p>
    <w:p w14:paraId="16C6B843" w14:textId="70BEAF1E" w:rsidR="000E1569" w:rsidRDefault="00095366" w:rsidP="000E1569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ins w:id="207" w:author="Juan José Díaz" w:date="2019-06-18T15:39:00Z"/>
          <w:rStyle w:val="eop"/>
          <w:rFonts w:asciiTheme="minorHAnsi" w:hAnsiTheme="minorHAnsi" w:cs="Segoe UI"/>
          <w:sz w:val="22"/>
          <w:szCs w:val="22"/>
        </w:rPr>
      </w:pPr>
      <w:ins w:id="208" w:author="Juan José Díaz" w:date="2019-06-18T15:34:00Z">
        <w:r>
          <w:rPr>
            <w:rStyle w:val="normaltextrun"/>
            <w:rFonts w:asciiTheme="minorHAnsi" w:hAnsiTheme="minorHAnsi"/>
            <w:sz w:val="22"/>
            <w:szCs w:val="22"/>
          </w:rPr>
          <w:t xml:space="preserve">Elaborar </w:t>
        </w:r>
      </w:ins>
      <w:ins w:id="209" w:author="Juan José Díaz" w:date="2019-06-18T15:37:00Z">
        <w:r w:rsidR="008C55D7">
          <w:rPr>
            <w:rStyle w:val="normaltextrun"/>
            <w:rFonts w:asciiTheme="minorHAnsi" w:hAnsiTheme="minorHAnsi"/>
            <w:sz w:val="22"/>
            <w:szCs w:val="22"/>
          </w:rPr>
          <w:t>informe</w:t>
        </w:r>
      </w:ins>
      <w:ins w:id="210" w:author="Juan José Díaz" w:date="2019-06-18T15:38:00Z">
        <w:r w:rsidR="00FD4379">
          <w:rPr>
            <w:rStyle w:val="normaltextrun"/>
            <w:rFonts w:asciiTheme="minorHAnsi" w:hAnsiTheme="minorHAnsi"/>
            <w:sz w:val="22"/>
            <w:szCs w:val="22"/>
          </w:rPr>
          <w:t xml:space="preserve"> mensual</w:t>
        </w:r>
      </w:ins>
      <w:ins w:id="211" w:author="Juan José Díaz" w:date="2019-06-18T15:37:00Z">
        <w:r w:rsidR="008C55D7">
          <w:rPr>
            <w:rStyle w:val="normaltextrun"/>
            <w:rFonts w:asciiTheme="minorHAnsi" w:hAnsiTheme="minorHAnsi"/>
            <w:sz w:val="22"/>
            <w:szCs w:val="22"/>
          </w:rPr>
          <w:t xml:space="preserve"> </w:t>
        </w:r>
        <w:r w:rsidR="008C55D7" w:rsidRPr="00197A49">
          <w:rPr>
            <w:rStyle w:val="normaltextrun"/>
            <w:rFonts w:asciiTheme="minorHAnsi" w:hAnsiTheme="minorHAnsi"/>
            <w:sz w:val="22"/>
            <w:szCs w:val="22"/>
          </w:rPr>
          <w:t>del</w:t>
        </w:r>
      </w:ins>
      <w:ins w:id="212" w:author="Juan José Díaz" w:date="2019-06-18T15:35:00Z">
        <w:r w:rsidR="00A266D5">
          <w:rPr>
            <w:rStyle w:val="normaltextrun"/>
            <w:rFonts w:asciiTheme="minorHAnsi" w:hAnsiTheme="minorHAnsi"/>
            <w:sz w:val="22"/>
            <w:szCs w:val="22"/>
          </w:rPr>
          <w:t xml:space="preserve"> cumplimiento de las funciones del </w:t>
        </w:r>
      </w:ins>
      <w:ins w:id="213" w:author="Juan José Díaz" w:date="2019-06-18T15:39:00Z">
        <w:r w:rsidR="0014173C">
          <w:rPr>
            <w:rStyle w:val="normaltextrun"/>
            <w:rFonts w:asciiTheme="minorHAnsi" w:hAnsiTheme="minorHAnsi"/>
            <w:sz w:val="22"/>
            <w:szCs w:val="22"/>
          </w:rPr>
          <w:t>comité,</w:t>
        </w:r>
      </w:ins>
      <w:ins w:id="214" w:author="Juan José Díaz" w:date="2019-06-18T15:35:00Z">
        <w:r w:rsidR="00A266D5">
          <w:rPr>
            <w:rStyle w:val="normaltextrun"/>
            <w:rFonts w:asciiTheme="minorHAnsi" w:hAnsiTheme="minorHAnsi"/>
            <w:sz w:val="22"/>
            <w:szCs w:val="22"/>
          </w:rPr>
          <w:t xml:space="preserve"> así como </w:t>
        </w:r>
      </w:ins>
      <w:ins w:id="215" w:author="Juan José Díaz" w:date="2019-06-18T15:34:00Z">
        <w:r w:rsidR="000E1569" w:rsidRPr="00197A49">
          <w:rPr>
            <w:rStyle w:val="normaltextrun"/>
            <w:rFonts w:asciiTheme="minorHAnsi" w:hAnsiTheme="minorHAnsi"/>
            <w:sz w:val="22"/>
            <w:szCs w:val="22"/>
          </w:rPr>
          <w:t>del estatus de la institución de cara a las certificacione</w:t>
        </w:r>
      </w:ins>
      <w:ins w:id="216" w:author="Juan José Díaz" w:date="2019-06-18T15:36:00Z">
        <w:r w:rsidR="008C55D7">
          <w:rPr>
            <w:rStyle w:val="normaltextrun"/>
            <w:rFonts w:asciiTheme="minorHAnsi" w:hAnsiTheme="minorHAnsi"/>
            <w:sz w:val="22"/>
            <w:szCs w:val="22"/>
          </w:rPr>
          <w:t>s</w:t>
        </w:r>
      </w:ins>
      <w:ins w:id="217" w:author="Juan José Díaz" w:date="2019-06-18T15:34:00Z">
        <w:r w:rsidR="000E1569" w:rsidRPr="00197A49">
          <w:rPr>
            <w:rStyle w:val="normaltextrun"/>
            <w:rFonts w:asciiTheme="minorHAnsi" w:hAnsiTheme="minorHAnsi"/>
            <w:sz w:val="22"/>
            <w:szCs w:val="22"/>
          </w:rPr>
          <w:t xml:space="preserve"> NORTIC,</w:t>
        </w:r>
      </w:ins>
      <w:ins w:id="218" w:author="Juan José Díaz" w:date="2019-06-18T15:36:00Z">
        <w:r w:rsidR="00C85BF8">
          <w:rPr>
            <w:rStyle w:val="normaltextrun"/>
            <w:rFonts w:asciiTheme="minorHAnsi" w:hAnsiTheme="minorHAnsi"/>
            <w:sz w:val="22"/>
            <w:szCs w:val="22"/>
          </w:rPr>
          <w:t xml:space="preserve"> </w:t>
        </w:r>
        <w:proofErr w:type="spellStart"/>
        <w:r w:rsidR="00C85BF8">
          <w:rPr>
            <w:rStyle w:val="normaltextrun"/>
            <w:rFonts w:asciiTheme="minorHAnsi" w:hAnsiTheme="minorHAnsi"/>
            <w:sz w:val="22"/>
            <w:szCs w:val="22"/>
          </w:rPr>
          <w:t>ITICge</w:t>
        </w:r>
        <w:proofErr w:type="spellEnd"/>
        <w:r w:rsidR="00C85BF8">
          <w:rPr>
            <w:rStyle w:val="normaltextrun"/>
            <w:rFonts w:asciiTheme="minorHAnsi" w:hAnsiTheme="minorHAnsi"/>
            <w:sz w:val="22"/>
            <w:szCs w:val="22"/>
          </w:rPr>
          <w:t xml:space="preserve"> y Trasparencia gubernamental</w:t>
        </w:r>
      </w:ins>
      <w:ins w:id="219" w:author="Juan José Díaz" w:date="2019-06-18T15:34:00Z">
        <w:r w:rsidR="000E1569" w:rsidRPr="00197A49">
          <w:rPr>
            <w:rStyle w:val="normaltextrun"/>
            <w:rFonts w:asciiTheme="minorHAnsi" w:hAnsiTheme="minorHAnsi"/>
            <w:sz w:val="22"/>
            <w:szCs w:val="22"/>
          </w:rPr>
          <w:t> como son las certificaciones obtenidas, </w:t>
        </w:r>
        <w:r w:rsidR="000E1569" w:rsidRPr="00197A49">
          <w:rPr>
            <w:rStyle w:val="spellingerror"/>
            <w:rFonts w:asciiTheme="minorHAnsi" w:hAnsiTheme="minorHAnsi" w:cs="Segoe UI"/>
            <w:sz w:val="22"/>
            <w:szCs w:val="22"/>
          </w:rPr>
          <w:t>vencidas</w:t>
        </w:r>
        <w:r w:rsidR="000E1569" w:rsidRPr="00197A49">
          <w:rPr>
            <w:rStyle w:val="normaltextrun"/>
            <w:rFonts w:asciiTheme="minorHAnsi" w:hAnsiTheme="minorHAnsi"/>
            <w:sz w:val="22"/>
            <w:szCs w:val="22"/>
          </w:rPr>
          <w:t>, o a vencer, nivel de avance en implementaciones de estándares NORTIC, requerimientos o necesidades para implementación y otros que se consideren de importancia por la máxima autoridad.</w:t>
        </w:r>
        <w:r w:rsidR="000E1569" w:rsidRPr="00197A49">
          <w:rPr>
            <w:rStyle w:val="eop"/>
            <w:rFonts w:asciiTheme="minorHAnsi" w:hAnsiTheme="minorHAnsi" w:cs="Segoe UI"/>
            <w:sz w:val="22"/>
            <w:szCs w:val="22"/>
          </w:rPr>
          <w:t> </w:t>
        </w:r>
      </w:ins>
    </w:p>
    <w:p w14:paraId="16666725" w14:textId="717ADF88" w:rsidR="005969A7" w:rsidRPr="00197A49" w:rsidRDefault="00C069B0" w:rsidP="000E1569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ins w:id="220" w:author="Juan José Díaz" w:date="2019-06-18T15:34:00Z"/>
          <w:rFonts w:asciiTheme="minorHAnsi" w:hAnsiTheme="minorHAnsi" w:cs="Segoe UI"/>
          <w:sz w:val="22"/>
          <w:szCs w:val="22"/>
        </w:rPr>
      </w:pPr>
      <w:ins w:id="221" w:author="Juan José Díaz" w:date="2019-06-18T15:40:00Z">
        <w:r>
          <w:rPr>
            <w:rFonts w:asciiTheme="minorHAnsi" w:hAnsiTheme="minorHAnsi" w:cs="Segoe UI"/>
            <w:sz w:val="22"/>
            <w:szCs w:val="22"/>
          </w:rPr>
          <w:t xml:space="preserve">Se realizara informe extra ordinario </w:t>
        </w:r>
      </w:ins>
      <w:ins w:id="222" w:author="Juan José Díaz" w:date="2019-06-18T15:41:00Z">
        <w:r>
          <w:rPr>
            <w:rFonts w:asciiTheme="minorHAnsi" w:hAnsiTheme="minorHAnsi" w:cs="Segoe UI"/>
            <w:sz w:val="22"/>
            <w:szCs w:val="22"/>
          </w:rPr>
          <w:t xml:space="preserve">en caso de </w:t>
        </w:r>
        <w:r w:rsidR="00766734">
          <w:rPr>
            <w:rFonts w:asciiTheme="minorHAnsi" w:hAnsiTheme="minorHAnsi" w:cs="Segoe UI"/>
            <w:sz w:val="22"/>
            <w:szCs w:val="22"/>
          </w:rPr>
          <w:t xml:space="preserve">ser </w:t>
        </w:r>
        <w:r w:rsidR="00074121">
          <w:rPr>
            <w:rFonts w:asciiTheme="minorHAnsi" w:hAnsiTheme="minorHAnsi" w:cs="Segoe UI"/>
            <w:sz w:val="22"/>
            <w:szCs w:val="22"/>
          </w:rPr>
          <w:t>solicitado por la máxima autoridad</w:t>
        </w:r>
      </w:ins>
      <w:ins w:id="223" w:author="Juan José Díaz" w:date="2019-06-18T15:44:00Z">
        <w:r w:rsidR="00BD7903">
          <w:rPr>
            <w:rFonts w:asciiTheme="minorHAnsi" w:hAnsiTheme="minorHAnsi" w:cs="Segoe UI"/>
            <w:sz w:val="22"/>
            <w:szCs w:val="22"/>
          </w:rPr>
          <w:t xml:space="preserve"> y/o</w:t>
        </w:r>
      </w:ins>
      <w:ins w:id="224" w:author="Juan José Díaz" w:date="2019-06-18T15:43:00Z">
        <w:r w:rsidR="00BD7903">
          <w:rPr>
            <w:rFonts w:asciiTheme="minorHAnsi" w:hAnsiTheme="minorHAnsi" w:cs="Segoe UI"/>
            <w:sz w:val="22"/>
            <w:szCs w:val="22"/>
          </w:rPr>
          <w:t xml:space="preserve"> para resaltar logros</w:t>
        </w:r>
      </w:ins>
      <w:ins w:id="225" w:author="Juan José Díaz" w:date="2019-06-18T15:45:00Z">
        <w:r w:rsidR="00004ADA">
          <w:rPr>
            <w:rFonts w:asciiTheme="minorHAnsi" w:hAnsiTheme="minorHAnsi" w:cs="Segoe UI"/>
            <w:sz w:val="22"/>
            <w:szCs w:val="22"/>
          </w:rPr>
          <w:t xml:space="preserve"> </w:t>
        </w:r>
        <w:r w:rsidR="00DB76E7">
          <w:rPr>
            <w:rFonts w:asciiTheme="minorHAnsi" w:hAnsiTheme="minorHAnsi" w:cs="Segoe UI"/>
            <w:sz w:val="22"/>
            <w:szCs w:val="22"/>
          </w:rPr>
          <w:t>o situaciones</w:t>
        </w:r>
      </w:ins>
      <w:ins w:id="226" w:author="Juan José Díaz" w:date="2019-06-18T15:43:00Z">
        <w:r w:rsidR="00BD7903">
          <w:rPr>
            <w:rFonts w:asciiTheme="minorHAnsi" w:hAnsiTheme="minorHAnsi" w:cs="Segoe UI"/>
            <w:sz w:val="22"/>
            <w:szCs w:val="22"/>
          </w:rPr>
          <w:t xml:space="preserve"> </w:t>
        </w:r>
      </w:ins>
      <w:ins w:id="227" w:author="Juan José Díaz" w:date="2019-06-18T15:44:00Z">
        <w:r w:rsidR="00BD7903">
          <w:rPr>
            <w:rFonts w:asciiTheme="minorHAnsi" w:hAnsiTheme="minorHAnsi" w:cs="Segoe UI"/>
            <w:sz w:val="22"/>
            <w:szCs w:val="22"/>
          </w:rPr>
          <w:t xml:space="preserve">importantes </w:t>
        </w:r>
        <w:r w:rsidR="00004ADA">
          <w:rPr>
            <w:rFonts w:asciiTheme="minorHAnsi" w:hAnsiTheme="minorHAnsi" w:cs="Segoe UI"/>
            <w:sz w:val="22"/>
            <w:szCs w:val="22"/>
          </w:rPr>
          <w:t>que ameriten su inmediata notificación.</w:t>
        </w:r>
      </w:ins>
    </w:p>
    <w:p w14:paraId="0CF310DB" w14:textId="77777777" w:rsidR="000160B2" w:rsidRPr="00197A49" w:rsidRDefault="000160B2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ins w:id="228" w:author="Juan José Díaz" w:date="2019-06-18T15:32:00Z"/>
          <w:rStyle w:val="eop"/>
          <w:rFonts w:asciiTheme="minorHAnsi" w:hAnsiTheme="minorHAnsi" w:cs="Segoe UI"/>
          <w:sz w:val="22"/>
          <w:szCs w:val="22"/>
        </w:rPr>
        <w:pPrChange w:id="229" w:author="Juan José Díaz" w:date="2019-06-18T15:38:00Z">
          <w:pPr>
            <w:pStyle w:val="paragraph"/>
            <w:spacing w:before="0" w:beforeAutospacing="0" w:after="0" w:afterAutospacing="0"/>
            <w:jc w:val="both"/>
            <w:textAlignment w:val="baseline"/>
          </w:pPr>
        </w:pPrChange>
      </w:pPr>
    </w:p>
    <w:p w14:paraId="21B230F0" w14:textId="36B3E806" w:rsidR="00F835AD" w:rsidRPr="00E976B5" w:rsidDel="00882ED9" w:rsidRDefault="00777788" w:rsidP="00777788">
      <w:pPr>
        <w:pStyle w:val="paragraph"/>
        <w:spacing w:before="0" w:beforeAutospacing="0" w:after="0" w:afterAutospacing="0"/>
        <w:jc w:val="both"/>
        <w:textAlignment w:val="baseline"/>
        <w:rPr>
          <w:del w:id="230" w:author="Juan José Díaz" w:date="2019-06-18T15:31:00Z"/>
          <w:rStyle w:val="normaltextrun"/>
          <w:rFonts w:asciiTheme="minorHAnsi" w:hAnsiTheme="minorHAnsi"/>
          <w:sz w:val="22"/>
          <w:szCs w:val="22"/>
          <w:rPrChange w:id="231" w:author="Juan José Díaz" w:date="2019-06-18T15:30:00Z">
            <w:rPr>
              <w:del w:id="232" w:author="Juan José Díaz" w:date="2019-06-18T15:31:00Z"/>
              <w:rStyle w:val="normaltextrun"/>
              <w:rFonts w:ascii="Calibri" w:hAnsi="Calibri"/>
              <w:sz w:val="22"/>
              <w:szCs w:val="22"/>
            </w:rPr>
          </w:rPrChange>
        </w:rPr>
      </w:pPr>
      <w:del w:id="233" w:author="Juan José Díaz" w:date="2019-06-18T15:31:00Z">
        <w:r w:rsidRPr="00E976B5" w:rsidDel="00882ED9">
          <w:rPr>
            <w:rStyle w:val="normaltextrun"/>
            <w:rFonts w:asciiTheme="minorHAnsi" w:hAnsiTheme="minorHAnsi"/>
            <w:rPrChange w:id="234" w:author="Juan José Díaz" w:date="2019-06-18T15:30:00Z">
              <w:rPr>
                <w:rStyle w:val="normaltextrun"/>
                <w:rFonts w:ascii="Calibri" w:hAnsi="Calibri"/>
              </w:rPr>
            </w:rPrChange>
          </w:rPr>
          <w:delText xml:space="preserve">El comité administrativo, deberá realizar reportes </w:delText>
        </w:r>
        <w:r w:rsidR="00F835AD" w:rsidRPr="00E976B5" w:rsidDel="00882ED9">
          <w:rPr>
            <w:rStyle w:val="normaltextrun"/>
            <w:rFonts w:asciiTheme="minorHAnsi" w:hAnsiTheme="minorHAnsi"/>
            <w:rPrChange w:id="235" w:author="Juan José Díaz" w:date="2019-06-18T15:30:00Z">
              <w:rPr>
                <w:rStyle w:val="normaltextrun"/>
                <w:rFonts w:ascii="Calibri" w:hAnsi="Calibri"/>
              </w:rPr>
            </w:rPrChange>
          </w:rPr>
          <w:delText>mensuales a la máxima autoridad de esta institución, sobre el cumplimiento de sus labores.</w:delText>
        </w:r>
      </w:del>
    </w:p>
    <w:p w14:paraId="4C0C3663" w14:textId="77777777" w:rsidR="00F835AD" w:rsidRPr="00E976B5" w:rsidRDefault="00F835AD" w:rsidP="0077778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/>
          <w:sz w:val="22"/>
          <w:szCs w:val="22"/>
          <w:rPrChange w:id="236" w:author="Juan José Díaz" w:date="2019-06-18T15:30:00Z">
            <w:rPr>
              <w:rStyle w:val="normaltextrun"/>
              <w:rFonts w:ascii="Calibri" w:eastAsiaTheme="minorHAnsi" w:hAnsi="Calibri" w:cstheme="minorBidi"/>
              <w:sz w:val="22"/>
              <w:szCs w:val="22"/>
              <w:lang w:eastAsia="en-US"/>
            </w:rPr>
          </w:rPrChange>
        </w:rPr>
      </w:pPr>
    </w:p>
    <w:p w14:paraId="0B8F4D95" w14:textId="77777777" w:rsidR="00777788" w:rsidRPr="00E976B5" w:rsidRDefault="00777788" w:rsidP="00777788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sz w:val="22"/>
          <w:szCs w:val="22"/>
          <w:rPrChange w:id="237" w:author="Juan José Díaz" w:date="2019-06-18T15:30:00Z">
            <w:rPr>
              <w:rFonts w:ascii="Segoe UI" w:hAnsi="Segoe UI" w:cs="Segoe UI"/>
              <w:sz w:val="18"/>
              <w:szCs w:val="18"/>
            </w:rPr>
          </w:rPrChange>
        </w:rPr>
      </w:pPr>
      <w:r w:rsidRPr="00E976B5">
        <w:rPr>
          <w:rStyle w:val="eop"/>
          <w:rFonts w:asciiTheme="minorHAnsi" w:hAnsiTheme="minorHAnsi" w:cs="Segoe UI"/>
          <w:sz w:val="22"/>
          <w:szCs w:val="22"/>
          <w:rPrChange w:id="238" w:author="Juan José Díaz" w:date="2019-06-18T15:30:00Z">
            <w:rPr>
              <w:rStyle w:val="eop"/>
              <w:rFonts w:ascii="Calibri" w:hAnsi="Calibri" w:cs="Segoe UI"/>
              <w:sz w:val="22"/>
              <w:szCs w:val="22"/>
            </w:rPr>
          </w:rPrChange>
        </w:rPr>
        <w:lastRenderedPageBreak/>
        <w:t> </w:t>
      </w:r>
    </w:p>
    <w:p w14:paraId="13A009E6" w14:textId="77777777" w:rsidR="00535093" w:rsidRPr="00E976B5" w:rsidRDefault="005F1073" w:rsidP="00A76C4C">
      <w:r w:rsidRPr="00E976B5">
        <w:t>En la Ciudad de Santo Domingo, Distrito Nacional, Capital de la República a los</w:t>
      </w:r>
      <w:r w:rsidR="00A57A69" w:rsidRPr="00E976B5">
        <w:t xml:space="preserve"> veinte (20</w:t>
      </w:r>
      <w:r w:rsidR="00F36E25" w:rsidRPr="00E976B5">
        <w:t xml:space="preserve">) </w:t>
      </w:r>
      <w:r w:rsidRPr="00E976B5">
        <w:t>días del mes de ma</w:t>
      </w:r>
      <w:r w:rsidR="009B6045" w:rsidRPr="00E976B5">
        <w:t>y</w:t>
      </w:r>
      <w:r w:rsidRPr="00E976B5">
        <w:t>o del año Dos Mil Dieci</w:t>
      </w:r>
      <w:r w:rsidR="009B6045" w:rsidRPr="00E976B5">
        <w:t>nueve</w:t>
      </w:r>
      <w:r w:rsidRPr="00E976B5">
        <w:t xml:space="preserve"> (201</w:t>
      </w:r>
      <w:r w:rsidR="009B6045" w:rsidRPr="00E976B5">
        <w:t>9</w:t>
      </w:r>
      <w:r w:rsidRPr="00E976B5">
        <w:t>).</w:t>
      </w:r>
    </w:p>
    <w:p w14:paraId="7DA87BF1" w14:textId="77777777" w:rsidR="00E154F2" w:rsidRPr="00E976B5" w:rsidRDefault="00E154F2" w:rsidP="00A76C4C"/>
    <w:p w14:paraId="43A7C004" w14:textId="77777777" w:rsidR="005F1073" w:rsidRPr="00E976B5" w:rsidRDefault="005F1073" w:rsidP="00ED5D6F">
      <w:pPr>
        <w:spacing w:after="0" w:line="240" w:lineRule="auto"/>
        <w:jc w:val="center"/>
        <w:rPr>
          <w:b/>
        </w:rPr>
      </w:pPr>
      <w:r w:rsidRPr="00E976B5">
        <w:rPr>
          <w:b/>
        </w:rPr>
        <w:t>_________________________________</w:t>
      </w:r>
    </w:p>
    <w:p w14:paraId="157E2FD9" w14:textId="77777777" w:rsidR="00535093" w:rsidRPr="00E976B5" w:rsidRDefault="00517BD0" w:rsidP="00ED5D6F">
      <w:pPr>
        <w:spacing w:after="0" w:line="240" w:lineRule="auto"/>
        <w:jc w:val="center"/>
        <w:rPr>
          <w:b/>
        </w:rPr>
      </w:pPr>
      <w:r w:rsidRPr="00E976B5">
        <w:rPr>
          <w:b/>
        </w:rPr>
        <w:t>Dr. Diómedes Núñez Polanco</w:t>
      </w:r>
    </w:p>
    <w:p w14:paraId="24FE5BDE" w14:textId="77777777" w:rsidR="00535093" w:rsidRPr="00E976B5" w:rsidRDefault="00517BD0" w:rsidP="00ED5D6F">
      <w:pPr>
        <w:spacing w:after="0" w:line="240" w:lineRule="auto"/>
        <w:jc w:val="center"/>
      </w:pPr>
      <w:r w:rsidRPr="00E976B5">
        <w:t>Director Nacional</w:t>
      </w:r>
    </w:p>
    <w:p w14:paraId="4D172ACA" w14:textId="77777777" w:rsidR="005E064B" w:rsidRPr="00E976B5" w:rsidRDefault="005E064B" w:rsidP="005E064B">
      <w:pPr>
        <w:pStyle w:val="Sinespaciado"/>
        <w:jc w:val="center"/>
        <w:rPr>
          <w:rPrChange w:id="239" w:author="Juan José Díaz" w:date="2019-06-18T15:30:00Z">
            <w:rPr>
              <w:sz w:val="20"/>
              <w:szCs w:val="20"/>
            </w:rPr>
          </w:rPrChange>
        </w:rPr>
      </w:pPr>
    </w:p>
    <w:sectPr w:rsidR="005E064B" w:rsidRPr="00E976B5" w:rsidSect="00F835AD">
      <w:footerReference w:type="default" r:id="rId8"/>
      <w:pgSz w:w="12240" w:h="15840"/>
      <w:pgMar w:top="1417" w:right="1701" w:bottom="567" w:left="1701" w:header="708" w:footer="2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DF817" w14:textId="77777777" w:rsidR="00A56FCF" w:rsidRDefault="00A56FCF" w:rsidP="00F835AD">
      <w:pPr>
        <w:spacing w:after="0" w:line="240" w:lineRule="auto"/>
      </w:pPr>
      <w:r>
        <w:separator/>
      </w:r>
    </w:p>
  </w:endnote>
  <w:endnote w:type="continuationSeparator" w:id="0">
    <w:p w14:paraId="0023C0CF" w14:textId="77777777" w:rsidR="00A56FCF" w:rsidRDefault="00A56FCF" w:rsidP="00F83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DA653" w14:textId="77777777" w:rsidR="00F835AD" w:rsidRPr="009B6045" w:rsidRDefault="00F835AD" w:rsidP="00F835AD">
    <w:pPr>
      <w:pStyle w:val="Sinespaciado"/>
      <w:jc w:val="center"/>
      <w:rPr>
        <w:color w:val="C00000"/>
        <w:sz w:val="20"/>
        <w:szCs w:val="20"/>
      </w:rPr>
    </w:pPr>
    <w:r w:rsidRPr="009B6045">
      <w:rPr>
        <w:color w:val="C00000"/>
        <w:sz w:val="20"/>
        <w:szCs w:val="20"/>
      </w:rPr>
      <w:t xml:space="preserve">Av. César Nicolás </w:t>
    </w:r>
    <w:proofErr w:type="spellStart"/>
    <w:r w:rsidRPr="009B6045">
      <w:rPr>
        <w:color w:val="C00000"/>
        <w:sz w:val="20"/>
        <w:szCs w:val="20"/>
      </w:rPr>
      <w:t>Penson</w:t>
    </w:r>
    <w:proofErr w:type="spellEnd"/>
    <w:r w:rsidRPr="009B6045">
      <w:rPr>
        <w:color w:val="C00000"/>
        <w:sz w:val="20"/>
        <w:szCs w:val="20"/>
      </w:rPr>
      <w:t xml:space="preserve"> # 91, Plaza de la Cultura Juan Pablo Duarte, Gazcue, Santo Domingo, D. N.</w:t>
    </w:r>
  </w:p>
  <w:p w14:paraId="33627C0B" w14:textId="77777777" w:rsidR="00F835AD" w:rsidRPr="009B6045" w:rsidRDefault="00F835AD" w:rsidP="00F835AD">
    <w:pPr>
      <w:pStyle w:val="Sinespaciado"/>
      <w:jc w:val="center"/>
      <w:rPr>
        <w:color w:val="C00000"/>
        <w:sz w:val="20"/>
        <w:szCs w:val="20"/>
        <w:lang w:val="en-US"/>
      </w:rPr>
    </w:pPr>
    <w:r w:rsidRPr="009B6045">
      <w:rPr>
        <w:color w:val="C00000"/>
        <w:sz w:val="20"/>
        <w:szCs w:val="20"/>
        <w:lang w:val="en-US"/>
      </w:rPr>
      <w:t>RNC. 401-03133-7 / Tel.: 829-946-2674 / info@bnphu.gob.com</w:t>
    </w:r>
  </w:p>
  <w:p w14:paraId="643D8D2F" w14:textId="77777777" w:rsidR="00F835AD" w:rsidRPr="00F835AD" w:rsidRDefault="00F835AD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A4F75" w14:textId="77777777" w:rsidR="00A56FCF" w:rsidRDefault="00A56FCF" w:rsidP="00F835AD">
      <w:pPr>
        <w:spacing w:after="0" w:line="240" w:lineRule="auto"/>
      </w:pPr>
      <w:r>
        <w:separator/>
      </w:r>
    </w:p>
  </w:footnote>
  <w:footnote w:type="continuationSeparator" w:id="0">
    <w:p w14:paraId="590B4020" w14:textId="77777777" w:rsidR="00A56FCF" w:rsidRDefault="00A56FCF" w:rsidP="00F83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E1B50"/>
    <w:multiLevelType w:val="multilevel"/>
    <w:tmpl w:val="1A2A3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70825"/>
    <w:multiLevelType w:val="multilevel"/>
    <w:tmpl w:val="51105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863E1"/>
    <w:multiLevelType w:val="multilevel"/>
    <w:tmpl w:val="F0048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52395"/>
    <w:multiLevelType w:val="multilevel"/>
    <w:tmpl w:val="76004D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B4379"/>
    <w:multiLevelType w:val="multilevel"/>
    <w:tmpl w:val="5F1C25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F1415"/>
    <w:multiLevelType w:val="multilevel"/>
    <w:tmpl w:val="52CA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903D3"/>
    <w:multiLevelType w:val="multilevel"/>
    <w:tmpl w:val="C94CE2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F70D6"/>
    <w:multiLevelType w:val="multilevel"/>
    <w:tmpl w:val="14A42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E6F58"/>
    <w:multiLevelType w:val="multilevel"/>
    <w:tmpl w:val="8DA0CED6"/>
    <w:lvl w:ilvl="0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4085B"/>
    <w:multiLevelType w:val="multilevel"/>
    <w:tmpl w:val="5D40B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53F25"/>
    <w:multiLevelType w:val="hybridMultilevel"/>
    <w:tmpl w:val="6DEC767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948D4"/>
    <w:multiLevelType w:val="hybridMultilevel"/>
    <w:tmpl w:val="5AD6152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47F6D"/>
    <w:multiLevelType w:val="multilevel"/>
    <w:tmpl w:val="AAFC0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00ACB"/>
    <w:multiLevelType w:val="hybridMultilevel"/>
    <w:tmpl w:val="96BC14F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72BCD"/>
    <w:multiLevelType w:val="hybridMultilevel"/>
    <w:tmpl w:val="0A803EB2"/>
    <w:lvl w:ilvl="0" w:tplc="1C0A0017">
      <w:start w:val="1"/>
      <w:numFmt w:val="lowerLetter"/>
      <w:lvlText w:val="%1)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2"/>
  </w:num>
  <w:num w:numId="5">
    <w:abstractNumId w:val="12"/>
  </w:num>
  <w:num w:numId="6">
    <w:abstractNumId w:val="9"/>
  </w:num>
  <w:num w:numId="7">
    <w:abstractNumId w:val="1"/>
  </w:num>
  <w:num w:numId="8">
    <w:abstractNumId w:val="0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  <w:num w:numId="13">
    <w:abstractNumId w:val="13"/>
  </w:num>
  <w:num w:numId="14">
    <w:abstractNumId w:val="10"/>
  </w:num>
  <w:num w:numId="1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uan José Díaz">
    <w15:presenceInfo w15:providerId="None" w15:userId="Juan José Día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D4"/>
    <w:rsid w:val="00004ADA"/>
    <w:rsid w:val="000160B2"/>
    <w:rsid w:val="00021791"/>
    <w:rsid w:val="00074121"/>
    <w:rsid w:val="00095366"/>
    <w:rsid w:val="000D7811"/>
    <w:rsid w:val="000E1569"/>
    <w:rsid w:val="000F2A93"/>
    <w:rsid w:val="00100F88"/>
    <w:rsid w:val="0011248D"/>
    <w:rsid w:val="001337EF"/>
    <w:rsid w:val="0014173C"/>
    <w:rsid w:val="00163188"/>
    <w:rsid w:val="001D5FD4"/>
    <w:rsid w:val="00220B84"/>
    <w:rsid w:val="00236225"/>
    <w:rsid w:val="00237204"/>
    <w:rsid w:val="0024722A"/>
    <w:rsid w:val="00254578"/>
    <w:rsid w:val="002731E4"/>
    <w:rsid w:val="002B1E14"/>
    <w:rsid w:val="002D657A"/>
    <w:rsid w:val="0030384A"/>
    <w:rsid w:val="00320F31"/>
    <w:rsid w:val="003645B4"/>
    <w:rsid w:val="003A1089"/>
    <w:rsid w:val="003A3573"/>
    <w:rsid w:val="00463073"/>
    <w:rsid w:val="00483B60"/>
    <w:rsid w:val="00494BF3"/>
    <w:rsid w:val="00497B28"/>
    <w:rsid w:val="004A6127"/>
    <w:rsid w:val="004D274B"/>
    <w:rsid w:val="004E530D"/>
    <w:rsid w:val="00517BD0"/>
    <w:rsid w:val="00535093"/>
    <w:rsid w:val="005558B6"/>
    <w:rsid w:val="00560565"/>
    <w:rsid w:val="0058307E"/>
    <w:rsid w:val="005870FA"/>
    <w:rsid w:val="00595D18"/>
    <w:rsid w:val="005969A7"/>
    <w:rsid w:val="005C020E"/>
    <w:rsid w:val="005E064B"/>
    <w:rsid w:val="005F1073"/>
    <w:rsid w:val="006015D4"/>
    <w:rsid w:val="00650F6F"/>
    <w:rsid w:val="006D1DAD"/>
    <w:rsid w:val="006D57C0"/>
    <w:rsid w:val="00712027"/>
    <w:rsid w:val="00766734"/>
    <w:rsid w:val="00777788"/>
    <w:rsid w:val="007951FE"/>
    <w:rsid w:val="007A0069"/>
    <w:rsid w:val="007B2F99"/>
    <w:rsid w:val="0083410C"/>
    <w:rsid w:val="008801DB"/>
    <w:rsid w:val="00882ED9"/>
    <w:rsid w:val="008854A0"/>
    <w:rsid w:val="008C0045"/>
    <w:rsid w:val="008C55D7"/>
    <w:rsid w:val="008E42F2"/>
    <w:rsid w:val="0091215E"/>
    <w:rsid w:val="00967717"/>
    <w:rsid w:val="009B3127"/>
    <w:rsid w:val="009B6045"/>
    <w:rsid w:val="00A14B99"/>
    <w:rsid w:val="00A266D5"/>
    <w:rsid w:val="00A56FCF"/>
    <w:rsid w:val="00A57A69"/>
    <w:rsid w:val="00A7324F"/>
    <w:rsid w:val="00A76C4C"/>
    <w:rsid w:val="00A95F09"/>
    <w:rsid w:val="00AB4F19"/>
    <w:rsid w:val="00AC13C0"/>
    <w:rsid w:val="00AF349A"/>
    <w:rsid w:val="00B421E5"/>
    <w:rsid w:val="00BA0260"/>
    <w:rsid w:val="00BA4095"/>
    <w:rsid w:val="00BB7577"/>
    <w:rsid w:val="00BC45D2"/>
    <w:rsid w:val="00BC678D"/>
    <w:rsid w:val="00BD7903"/>
    <w:rsid w:val="00BF121F"/>
    <w:rsid w:val="00BF2A7E"/>
    <w:rsid w:val="00C069B0"/>
    <w:rsid w:val="00C2235B"/>
    <w:rsid w:val="00C3356F"/>
    <w:rsid w:val="00C53A72"/>
    <w:rsid w:val="00C85BF8"/>
    <w:rsid w:val="00CC05E0"/>
    <w:rsid w:val="00CE3BB9"/>
    <w:rsid w:val="00D27E38"/>
    <w:rsid w:val="00D3186F"/>
    <w:rsid w:val="00D461A0"/>
    <w:rsid w:val="00D53AE8"/>
    <w:rsid w:val="00D90D67"/>
    <w:rsid w:val="00DB18A7"/>
    <w:rsid w:val="00DB76E7"/>
    <w:rsid w:val="00DC48DA"/>
    <w:rsid w:val="00E01F20"/>
    <w:rsid w:val="00E078FA"/>
    <w:rsid w:val="00E154F2"/>
    <w:rsid w:val="00E22FC3"/>
    <w:rsid w:val="00E40C87"/>
    <w:rsid w:val="00E8512D"/>
    <w:rsid w:val="00E94981"/>
    <w:rsid w:val="00E976B5"/>
    <w:rsid w:val="00ED5D6F"/>
    <w:rsid w:val="00EF2C41"/>
    <w:rsid w:val="00F36E25"/>
    <w:rsid w:val="00F8153F"/>
    <w:rsid w:val="00F835AD"/>
    <w:rsid w:val="00FD4379"/>
    <w:rsid w:val="00FE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5B70D"/>
  <w15:docId w15:val="{703B766D-2DBF-4B35-8CC3-20D289A5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235B"/>
    <w:pPr>
      <w:ind w:left="720"/>
      <w:contextualSpacing/>
    </w:pPr>
  </w:style>
  <w:style w:type="paragraph" w:styleId="Sinespaciado">
    <w:name w:val="No Spacing"/>
    <w:uiPriority w:val="1"/>
    <w:qFormat/>
    <w:rsid w:val="00535093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A6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6127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uentedeprrafopredeter"/>
    <w:rsid w:val="006D57C0"/>
  </w:style>
  <w:style w:type="character" w:customStyle="1" w:styleId="spellingerror">
    <w:name w:val="spellingerror"/>
    <w:basedOn w:val="Fuentedeprrafopredeter"/>
    <w:rsid w:val="008E42F2"/>
  </w:style>
  <w:style w:type="character" w:customStyle="1" w:styleId="eop">
    <w:name w:val="eop"/>
    <w:basedOn w:val="Fuentedeprrafopredeter"/>
    <w:rsid w:val="008E42F2"/>
  </w:style>
  <w:style w:type="paragraph" w:customStyle="1" w:styleId="paragraph">
    <w:name w:val="paragraph"/>
    <w:basedOn w:val="Normal"/>
    <w:rsid w:val="00777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Encabezado">
    <w:name w:val="header"/>
    <w:basedOn w:val="Normal"/>
    <w:link w:val="EncabezadoCar"/>
    <w:uiPriority w:val="99"/>
    <w:unhideWhenUsed/>
    <w:rsid w:val="00F83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5AD"/>
  </w:style>
  <w:style w:type="paragraph" w:styleId="Piedepgina">
    <w:name w:val="footer"/>
    <w:basedOn w:val="Normal"/>
    <w:link w:val="PiedepginaCar"/>
    <w:uiPriority w:val="99"/>
    <w:unhideWhenUsed/>
    <w:rsid w:val="00F83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1362</Words>
  <Characters>7497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Winner Nunez</dc:creator>
  <cp:lastModifiedBy>Juan José Díaz</cp:lastModifiedBy>
  <cp:revision>46</cp:revision>
  <cp:lastPrinted>2019-05-27T20:57:00Z</cp:lastPrinted>
  <dcterms:created xsi:type="dcterms:W3CDTF">2019-05-28T16:27:00Z</dcterms:created>
  <dcterms:modified xsi:type="dcterms:W3CDTF">2019-06-24T17:15:00Z</dcterms:modified>
</cp:coreProperties>
</file>